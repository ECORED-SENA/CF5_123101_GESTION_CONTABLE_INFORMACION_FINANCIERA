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1.xml" ContentType="application/xml"/>
  <Override PartName="/word/commentsExtended.xml" ContentType="application/vnd.openxmlformats-officedocument.wordprocessingml.commentsExtended+xml"/>
  <Override PartName="/docProps/custom.xml" ContentType="application/vnd.openxmlformats-officedocument.custom-properties+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alse" stroked="false" o:spt="75.0" o:preferrelative="true"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alseValue" gradientshapeok="true"/>
            <o:lock v:ext="edit" aspectratio="true"/>
          </v:shapetype>
        </w:pict>
      </w:r>
    </w:p>
    <w:p w:rsidR="00000000" w:rsidDel="00000000" w:rsidP="00000000" w:rsidRDefault="00000000" w:rsidRPr="00000000" w14:paraId="00000002">
      <w:pPr>
        <w:jc w:val="center"/>
        <w:rPr>
          <w:b w:val="0"/>
          <w:sz w:val="20"/>
          <w:szCs w:val="20"/>
          <w:vertAlign w:val="baseline"/>
        </w:rPr>
      </w:pPr>
      <w:r w:rsidDel="00000000" w:rsidR="00000000" w:rsidRPr="00000000">
        <w:rPr>
          <w:b w:val="1"/>
          <w:sz w:val="20"/>
          <w:szCs w:val="20"/>
          <w:vertAlign w:val="baseline"/>
          <w:rtl w:val="0"/>
        </w:rPr>
        <w:t xml:space="preserve">FORMATO PARA EL DESARROLLO DE COMPONENTE FORMATIVO</w:t>
      </w:r>
      <w:r w:rsidDel="00000000" w:rsidR="00000000" w:rsidRPr="00000000">
        <w:rPr>
          <w:rtl w:val="0"/>
        </w:rPr>
      </w:r>
    </w:p>
    <w:p w:rsidR="00000000" w:rsidDel="00000000" w:rsidP="00000000" w:rsidRDefault="00000000" w:rsidRPr="00000000" w14:paraId="00000003">
      <w:pPr>
        <w:tabs>
          <w:tab w:val="left" w:pos="3224"/>
        </w:tabs>
        <w:rPr>
          <w:sz w:val="20"/>
          <w:szCs w:val="20"/>
          <w:vertAlign w:val="baseline"/>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97"/>
        <w:gridCol w:w="6565"/>
        <w:tblGridChange w:id="0">
          <w:tblGrid>
            <w:gridCol w:w="3397"/>
            <w:gridCol w:w="6565"/>
          </w:tblGrid>
        </w:tblGridChange>
      </w:tblGrid>
      <w:tr>
        <w:trPr>
          <w:trHeight w:val="340" w:hRule="atLeast"/>
        </w:trPr>
        <w:tc>
          <w:tcPr>
            <w:shd w:fill="edf2f8" w:val="clear"/>
            <w:vAlign w:val="center"/>
          </w:tcPr>
          <w:p w:rsidR="00000000" w:rsidDel="00000000" w:rsidP="00000000" w:rsidRDefault="00000000" w:rsidRPr="00000000" w14:paraId="00000004">
            <w:pPr>
              <w:spacing w:line="240" w:lineRule="auto"/>
              <w:rPr>
                <w:b w:val="0"/>
                <w:sz w:val="20"/>
                <w:szCs w:val="20"/>
                <w:vertAlign w:val="baseline"/>
              </w:rPr>
            </w:pPr>
            <w:r w:rsidDel="00000000" w:rsidR="00000000" w:rsidRPr="00000000">
              <w:rPr>
                <w:b w:val="1"/>
                <w:sz w:val="20"/>
                <w:szCs w:val="20"/>
                <w:vertAlign w:val="baseline"/>
                <w:rtl w:val="0"/>
              </w:rPr>
              <w:t xml:space="preserve">PROGRAMA DE FORMACIÓN</w:t>
            </w:r>
            <w:r w:rsidDel="00000000" w:rsidR="00000000" w:rsidRPr="00000000">
              <w:rPr>
                <w:rtl w:val="0"/>
              </w:rPr>
            </w:r>
          </w:p>
        </w:tc>
        <w:tc>
          <w:tcPr>
            <w:vAlign w:val="center"/>
          </w:tcPr>
          <w:p w:rsidR="00000000" w:rsidDel="00000000" w:rsidP="00000000" w:rsidRDefault="00000000" w:rsidRPr="00000000" w14:paraId="00000005">
            <w:pPr>
              <w:spacing w:line="240" w:lineRule="auto"/>
              <w:jc w:val="center"/>
              <w:rPr>
                <w:b w:val="0"/>
                <w:sz w:val="20"/>
                <w:szCs w:val="20"/>
                <w:vertAlign w:val="baseline"/>
              </w:rPr>
            </w:pPr>
            <w:r w:rsidDel="00000000" w:rsidR="00000000" w:rsidRPr="00000000">
              <w:rPr>
                <w:b w:val="1"/>
                <w:sz w:val="20"/>
                <w:szCs w:val="20"/>
                <w:vertAlign w:val="baseline"/>
                <w:rtl w:val="0"/>
              </w:rPr>
              <w:t xml:space="preserve">TECNOLOGÍA GESTIÓN CONTABLE Y DE INFORMACIÓN FINANCIERA</w:t>
            </w:r>
            <w:r w:rsidDel="00000000" w:rsidR="00000000" w:rsidRPr="00000000">
              <w:rPr>
                <w:rtl w:val="0"/>
              </w:rPr>
            </w:r>
          </w:p>
        </w:tc>
      </w:tr>
      <w:tr>
        <w:trPr>
          <w:trHeight w:val="340" w:hRule="atLeast"/>
        </w:trPr>
        <w:tc>
          <w:tcPr>
            <w:shd w:fill="edf2f8" w:val="clear"/>
            <w:vAlign w:val="center"/>
          </w:tcPr>
          <w:p w:rsidR="00000000" w:rsidDel="00000000" w:rsidP="00000000" w:rsidRDefault="00000000" w:rsidRPr="00000000" w14:paraId="00000006">
            <w:pPr>
              <w:spacing w:line="240" w:lineRule="auto"/>
              <w:rPr>
                <w:b w:val="0"/>
                <w:sz w:val="20"/>
                <w:szCs w:val="20"/>
                <w:vertAlign w:val="baseline"/>
              </w:rPr>
            </w:pPr>
            <w:r w:rsidDel="00000000" w:rsidR="00000000" w:rsidRPr="00000000">
              <w:rPr>
                <w:b w:val="1"/>
                <w:sz w:val="20"/>
                <w:szCs w:val="20"/>
                <w:vertAlign w:val="baseline"/>
                <w:rtl w:val="0"/>
              </w:rPr>
              <w:t xml:space="preserve">Guía de aprendizaje No</w:t>
            </w:r>
            <w:r w:rsidDel="00000000" w:rsidR="00000000" w:rsidRPr="00000000">
              <w:rPr>
                <w:rtl w:val="0"/>
              </w:rPr>
            </w:r>
          </w:p>
        </w:tc>
        <w:tc>
          <w:tcPr>
            <w:vAlign w:val="center"/>
          </w:tcPr>
          <w:p w:rsidR="00000000" w:rsidDel="00000000" w:rsidP="00000000" w:rsidRDefault="00000000" w:rsidRPr="00000000" w14:paraId="00000007">
            <w:pPr>
              <w:spacing w:line="240" w:lineRule="auto"/>
              <w:rPr>
                <w:b w:val="0"/>
                <w:sz w:val="20"/>
                <w:szCs w:val="20"/>
                <w:vertAlign w:val="baseline"/>
              </w:rPr>
            </w:pPr>
            <w:r w:rsidDel="00000000" w:rsidR="00000000" w:rsidRPr="00000000">
              <w:rPr>
                <w:b w:val="1"/>
                <w:sz w:val="20"/>
                <w:szCs w:val="20"/>
                <w:vertAlign w:val="baseline"/>
                <w:rtl w:val="0"/>
              </w:rPr>
              <w:t xml:space="preserve">003 – Fundamentación y aplicación de matemáticas</w:t>
            </w:r>
            <w:r w:rsidDel="00000000" w:rsidR="00000000" w:rsidRPr="00000000">
              <w:rPr>
                <w:b w:val="1"/>
                <w:color w:val="000000"/>
                <w:sz w:val="20"/>
                <w:szCs w:val="20"/>
                <w:vertAlign w:val="baseline"/>
                <w:rtl w:val="0"/>
              </w:rPr>
              <w:t xml:space="preserve"> financieras.</w:t>
            </w:r>
            <w:r w:rsidDel="00000000" w:rsidR="00000000" w:rsidRPr="00000000">
              <w:rPr>
                <w:rtl w:val="0"/>
              </w:rPr>
            </w:r>
          </w:p>
        </w:tc>
      </w:tr>
      <w:tr>
        <w:trPr>
          <w:trHeight w:val="340" w:hRule="atLeast"/>
        </w:trPr>
        <w:tc>
          <w:tcPr>
            <w:shd w:fill="edf2f8" w:val="clear"/>
            <w:vAlign w:val="center"/>
          </w:tcPr>
          <w:p w:rsidR="00000000" w:rsidDel="00000000" w:rsidP="00000000" w:rsidRDefault="00000000" w:rsidRPr="00000000" w14:paraId="00000008">
            <w:pPr>
              <w:spacing w:line="240" w:lineRule="auto"/>
              <w:rPr>
                <w:b w:val="0"/>
                <w:sz w:val="20"/>
                <w:szCs w:val="20"/>
                <w:vertAlign w:val="baseline"/>
              </w:rPr>
            </w:pPr>
            <w:r w:rsidDel="00000000" w:rsidR="00000000" w:rsidRPr="00000000">
              <w:rPr>
                <w:b w:val="1"/>
                <w:sz w:val="20"/>
                <w:szCs w:val="20"/>
                <w:vertAlign w:val="baseline"/>
                <w:rtl w:val="0"/>
              </w:rPr>
              <w:t xml:space="preserve">COMPONENTE FORMATIVO No</w:t>
            </w:r>
            <w:r w:rsidDel="00000000" w:rsidR="00000000" w:rsidRPr="00000000">
              <w:rPr>
                <w:rtl w:val="0"/>
              </w:rPr>
            </w:r>
          </w:p>
        </w:tc>
        <w:tc>
          <w:tcPr>
            <w:vAlign w:val="center"/>
          </w:tcPr>
          <w:p w:rsidR="00000000" w:rsidDel="00000000" w:rsidP="00000000" w:rsidRDefault="00000000" w:rsidRPr="00000000" w14:paraId="00000009">
            <w:pPr>
              <w:spacing w:line="240" w:lineRule="auto"/>
              <w:rPr>
                <w:b w:val="0"/>
                <w:sz w:val="20"/>
                <w:szCs w:val="20"/>
                <w:vertAlign w:val="baseline"/>
              </w:rPr>
            </w:pPr>
            <w:r w:rsidDel="00000000" w:rsidR="00000000" w:rsidRPr="00000000">
              <w:rPr>
                <w:b w:val="1"/>
                <w:sz w:val="20"/>
                <w:szCs w:val="20"/>
                <w:vertAlign w:val="baseline"/>
                <w:rtl w:val="0"/>
              </w:rPr>
              <w:t xml:space="preserve">005 – Fundamentos de </w:t>
            </w:r>
            <w:r w:rsidDel="00000000" w:rsidR="00000000" w:rsidRPr="00000000">
              <w:rPr>
                <w:b w:val="1"/>
                <w:color w:val="000000"/>
                <w:sz w:val="20"/>
                <w:szCs w:val="20"/>
                <w:vertAlign w:val="baseline"/>
                <w:rtl w:val="0"/>
              </w:rPr>
              <w:t xml:space="preserve">matemáticas financieras.</w:t>
            </w:r>
            <w:r w:rsidDel="00000000" w:rsidR="00000000" w:rsidRPr="00000000">
              <w:rPr>
                <w:rtl w:val="0"/>
              </w:rPr>
            </w:r>
          </w:p>
        </w:tc>
      </w:tr>
      <w:tr>
        <w:trPr>
          <w:trHeight w:val="4358" w:hRule="atLeast"/>
        </w:trPr>
        <w:tc>
          <w:tcPr>
            <w:shd w:fill="edf2f8" w:val="clear"/>
            <w:vAlign w:val="center"/>
          </w:tcPr>
          <w:p w:rsidR="00000000" w:rsidDel="00000000" w:rsidP="00000000" w:rsidRDefault="00000000" w:rsidRPr="00000000" w14:paraId="0000000A">
            <w:pPr>
              <w:spacing w:line="240" w:lineRule="auto"/>
              <w:rPr>
                <w:b w:val="0"/>
                <w:sz w:val="20"/>
                <w:szCs w:val="20"/>
                <w:vertAlign w:val="baseline"/>
              </w:rPr>
            </w:pPr>
            <w:r w:rsidDel="00000000" w:rsidR="00000000" w:rsidRPr="00000000">
              <w:rPr>
                <w:b w:val="1"/>
                <w:sz w:val="20"/>
                <w:szCs w:val="20"/>
                <w:vertAlign w:val="baseline"/>
                <w:rtl w:val="0"/>
              </w:rPr>
              <w:t xml:space="preserve">BREVE DESCRIPCIÓN</w:t>
            </w:r>
            <w:r w:rsidDel="00000000" w:rsidR="00000000" w:rsidRPr="00000000">
              <w:rPr>
                <w:rtl w:val="0"/>
              </w:rPr>
            </w:r>
          </w:p>
        </w:tc>
        <w:tc>
          <w:tcPr>
            <w:vAlign w:val="center"/>
          </w:tcPr>
          <w:p w:rsidR="00000000" w:rsidDel="00000000" w:rsidP="00000000" w:rsidRDefault="00000000" w:rsidRPr="00000000" w14:paraId="0000000B">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00C">
            <w:pPr>
              <w:spacing w:line="240" w:lineRule="auto"/>
              <w:jc w:val="both"/>
              <w:rPr>
                <w:sz w:val="20"/>
                <w:szCs w:val="20"/>
                <w:vertAlign w:val="baseline"/>
              </w:rPr>
            </w:pPr>
            <w:r w:rsidDel="00000000" w:rsidR="00000000" w:rsidRPr="00000000">
              <w:rPr>
                <w:sz w:val="20"/>
                <w:szCs w:val="20"/>
                <w:vertAlign w:val="baseline"/>
                <w:rtl w:val="0"/>
              </w:rPr>
              <w:t xml:space="preserve">En este componente formativo se desarrollan los temas relacionados con la fundamentación y aplicación de las matemáticas financieras en el sector productivo, se analiza la clasificación de las tasas de interés, el valor del dinero en el tiempo, equivalencia de tasas, tablas de amortización y alternativas de inversión como lo son el Valor Presente Neto (VPN) y Tasa Interna de Retorno (TIR).</w:t>
            </w:r>
          </w:p>
          <w:p w:rsidR="00000000" w:rsidDel="00000000" w:rsidP="00000000" w:rsidRDefault="00000000" w:rsidRPr="00000000" w14:paraId="0000000D">
            <w:pPr>
              <w:spacing w:line="240" w:lineRule="auto"/>
              <w:jc w:val="both"/>
              <w:rPr>
                <w:sz w:val="20"/>
                <w:szCs w:val="20"/>
                <w:vertAlign w:val="baseline"/>
              </w:rPr>
            </w:pPr>
            <w:r w:rsidDel="00000000" w:rsidR="00000000" w:rsidRPr="00000000">
              <w:rPr>
                <w:sz w:val="20"/>
                <w:szCs w:val="20"/>
                <w:vertAlign w:val="baseline"/>
                <w:rtl w:val="0"/>
              </w:rPr>
              <w:t xml:space="preserve"> </w:t>
            </w:r>
          </w:p>
          <w:p w:rsidR="00000000" w:rsidDel="00000000" w:rsidP="00000000" w:rsidRDefault="00000000" w:rsidRPr="00000000" w14:paraId="0000000E">
            <w:pPr>
              <w:spacing w:line="240" w:lineRule="auto"/>
              <w:jc w:val="both"/>
              <w:rPr>
                <w:sz w:val="20"/>
                <w:szCs w:val="20"/>
                <w:vertAlign w:val="baseline"/>
              </w:rPr>
            </w:pPr>
            <w:r w:rsidDel="00000000" w:rsidR="00000000" w:rsidRPr="00000000">
              <w:rPr>
                <w:sz w:val="20"/>
                <w:szCs w:val="20"/>
                <w:vertAlign w:val="baseline"/>
                <w:rtl w:val="0"/>
              </w:rPr>
              <w:t xml:space="preserve">Se profundiza en la Norma Internacional de Información Financiera (NIIF) 13 – Medición del Valor Razonable, teniendo en cuenta la importancia de su análisis y aplicación en el registro de los hechos económicos bajo los estándares internacionales.</w:t>
            </w:r>
          </w:p>
          <w:p w:rsidR="00000000" w:rsidDel="00000000" w:rsidP="00000000" w:rsidRDefault="00000000" w:rsidRPr="00000000" w14:paraId="0000000F">
            <w:pPr>
              <w:spacing w:line="240" w:lineRule="auto"/>
              <w:jc w:val="both"/>
              <w:rPr>
                <w:sz w:val="20"/>
                <w:szCs w:val="20"/>
                <w:vertAlign w:val="baseline"/>
              </w:rPr>
            </w:pPr>
            <w:r w:rsidDel="00000000" w:rsidR="00000000" w:rsidRPr="00000000">
              <w:rPr>
                <w:rtl w:val="0"/>
              </w:rPr>
            </w:r>
          </w:p>
          <w:p w:rsidR="00000000" w:rsidDel="00000000" w:rsidP="00000000" w:rsidRDefault="00000000" w:rsidRPr="00000000" w14:paraId="00000010">
            <w:pPr>
              <w:spacing w:line="240" w:lineRule="auto"/>
              <w:jc w:val="both"/>
              <w:rPr>
                <w:b w:val="0"/>
                <w:sz w:val="20"/>
                <w:szCs w:val="20"/>
                <w:vertAlign w:val="baseline"/>
              </w:rPr>
            </w:pPr>
            <w:r w:rsidDel="00000000" w:rsidR="00000000" w:rsidRPr="00000000">
              <w:rPr>
                <w:sz w:val="20"/>
                <w:szCs w:val="20"/>
                <w:vertAlign w:val="baseline"/>
                <w:rtl w:val="0"/>
              </w:rPr>
              <w:t xml:space="preserve">Finalmente, el análisis del componente le permite adquirir conocimientos en el manejo de herramientas ofimáticas, contribuyendo en el logro de los objetivos propuestos, fortaleciendo sus competencias y habilidades en el área de ofimática, contable y financiera.</w:t>
            </w:r>
            <w:r w:rsidDel="00000000" w:rsidR="00000000" w:rsidRPr="00000000">
              <w:rPr>
                <w:rtl w:val="0"/>
              </w:rPr>
            </w:r>
          </w:p>
          <w:p w:rsidR="00000000" w:rsidDel="00000000" w:rsidP="00000000" w:rsidRDefault="00000000" w:rsidRPr="00000000" w14:paraId="00000011">
            <w:pPr>
              <w:spacing w:line="240" w:lineRule="auto"/>
              <w:rPr>
                <w:b w:val="0"/>
                <w:sz w:val="20"/>
                <w:szCs w:val="20"/>
                <w:vertAlign w:val="baseline"/>
              </w:rPr>
            </w:pPr>
            <w:r w:rsidDel="00000000" w:rsidR="00000000" w:rsidRPr="00000000">
              <w:rPr>
                <w:rtl w:val="0"/>
              </w:rPr>
            </w:r>
          </w:p>
        </w:tc>
      </w:tr>
      <w:tr>
        <w:trPr>
          <w:trHeight w:val="340" w:hRule="atLeast"/>
        </w:trPr>
        <w:tc>
          <w:tcPr>
            <w:shd w:fill="edf2f8" w:val="clear"/>
            <w:vAlign w:val="center"/>
          </w:tcPr>
          <w:p w:rsidR="00000000" w:rsidDel="00000000" w:rsidP="00000000" w:rsidRDefault="00000000" w:rsidRPr="00000000" w14:paraId="00000012">
            <w:pPr>
              <w:spacing w:line="240" w:lineRule="auto"/>
              <w:rPr>
                <w:b w:val="0"/>
                <w:sz w:val="20"/>
                <w:szCs w:val="20"/>
                <w:vertAlign w:val="baseline"/>
              </w:rPr>
            </w:pPr>
            <w:r w:rsidDel="00000000" w:rsidR="00000000" w:rsidRPr="00000000">
              <w:rPr>
                <w:b w:val="1"/>
                <w:sz w:val="20"/>
                <w:szCs w:val="20"/>
                <w:vertAlign w:val="baseline"/>
                <w:rtl w:val="0"/>
              </w:rPr>
              <w:t xml:space="preserve">PALABRAS CLAVE</w:t>
            </w:r>
            <w:r w:rsidDel="00000000" w:rsidR="00000000" w:rsidRPr="00000000">
              <w:rPr>
                <w:rtl w:val="0"/>
              </w:rPr>
            </w:r>
          </w:p>
        </w:tc>
        <w:tc>
          <w:tcPr>
            <w:vAlign w:val="center"/>
          </w:tcPr>
          <w:p w:rsidR="00000000" w:rsidDel="00000000" w:rsidP="00000000" w:rsidRDefault="00000000" w:rsidRPr="00000000" w14:paraId="00000013">
            <w:pPr>
              <w:spacing w:line="240" w:lineRule="auto"/>
              <w:jc w:val="both"/>
              <w:rPr>
                <w:b w:val="0"/>
                <w:sz w:val="20"/>
                <w:szCs w:val="20"/>
                <w:vertAlign w:val="baseline"/>
              </w:rPr>
            </w:pPr>
            <w:r w:rsidDel="00000000" w:rsidR="00000000" w:rsidRPr="00000000">
              <w:rPr>
                <w:sz w:val="20"/>
                <w:szCs w:val="20"/>
                <w:vertAlign w:val="baseline"/>
                <w:rtl w:val="0"/>
              </w:rPr>
              <w:t xml:space="preserve">Matemáticas financieras, interés, valor actual, valor futuro, tabla de amortización, activo, pasivo, patrimonio, ingresos, gastos, políticas contables, valor razonable. </w:t>
            </w:r>
            <w:r w:rsidDel="00000000" w:rsidR="00000000" w:rsidRPr="00000000">
              <w:rPr>
                <w:rtl w:val="0"/>
              </w:rPr>
            </w:r>
          </w:p>
        </w:tc>
      </w:tr>
      <w:tr>
        <w:trPr>
          <w:trHeight w:val="340" w:hRule="atLeast"/>
        </w:trPr>
        <w:tc>
          <w:tcPr>
            <w:shd w:fill="edf2f8" w:val="clear"/>
            <w:vAlign w:val="center"/>
          </w:tcPr>
          <w:p w:rsidR="00000000" w:rsidDel="00000000" w:rsidP="00000000" w:rsidRDefault="00000000" w:rsidRPr="00000000" w14:paraId="00000014">
            <w:pPr>
              <w:spacing w:line="240" w:lineRule="auto"/>
              <w:rPr>
                <w:b w:val="0"/>
                <w:sz w:val="20"/>
                <w:szCs w:val="20"/>
                <w:vertAlign w:val="baseline"/>
              </w:rPr>
            </w:pPr>
            <w:r w:rsidDel="00000000" w:rsidR="00000000" w:rsidRPr="00000000">
              <w:rPr>
                <w:b w:val="1"/>
                <w:sz w:val="20"/>
                <w:szCs w:val="20"/>
                <w:vertAlign w:val="baseline"/>
                <w:rtl w:val="0"/>
              </w:rPr>
              <w:t xml:space="preserve">ÁREA OCUPACIONAL</w:t>
            </w:r>
            <w:r w:rsidDel="00000000" w:rsidR="00000000" w:rsidRPr="00000000">
              <w:rPr>
                <w:rtl w:val="0"/>
              </w:rPr>
            </w:r>
          </w:p>
        </w:tc>
        <w:tc>
          <w:tcPr>
            <w:vAlign w:val="center"/>
          </w:tcPr>
          <w:p w:rsidR="00000000" w:rsidDel="00000000" w:rsidP="00000000" w:rsidRDefault="00000000" w:rsidRPr="00000000" w14:paraId="00000015">
            <w:pPr>
              <w:spacing w:line="240" w:lineRule="auto"/>
              <w:jc w:val="both"/>
              <w:rPr>
                <w:b w:val="0"/>
                <w:sz w:val="20"/>
                <w:szCs w:val="20"/>
                <w:vertAlign w:val="baseline"/>
              </w:rPr>
            </w:pPr>
            <w:r w:rsidDel="00000000" w:rsidR="00000000" w:rsidRPr="00000000">
              <w:rPr>
                <w:sz w:val="20"/>
                <w:szCs w:val="20"/>
                <w:vertAlign w:val="baseline"/>
                <w:rtl w:val="0"/>
              </w:rPr>
              <w:t xml:space="preserve">Ocupaciones en Finanzas y Administración.</w:t>
            </w:r>
            <w:r w:rsidDel="00000000" w:rsidR="00000000" w:rsidRPr="00000000">
              <w:rPr>
                <w:rtl w:val="0"/>
              </w:rPr>
            </w:r>
          </w:p>
        </w:tc>
      </w:tr>
      <w:tr>
        <w:trPr>
          <w:trHeight w:val="340" w:hRule="atLeast"/>
        </w:trPr>
        <w:tc>
          <w:tcPr>
            <w:shd w:fill="edf2f8" w:val="clear"/>
            <w:vAlign w:val="center"/>
          </w:tcPr>
          <w:p w:rsidR="00000000" w:rsidDel="00000000" w:rsidP="00000000" w:rsidRDefault="00000000" w:rsidRPr="00000000" w14:paraId="00000016">
            <w:pPr>
              <w:spacing w:line="240" w:lineRule="auto"/>
              <w:rPr>
                <w:b w:val="0"/>
                <w:sz w:val="20"/>
                <w:szCs w:val="20"/>
                <w:vertAlign w:val="baseline"/>
              </w:rPr>
            </w:pPr>
            <w:r w:rsidDel="00000000" w:rsidR="00000000" w:rsidRPr="00000000">
              <w:rPr>
                <w:b w:val="1"/>
                <w:sz w:val="20"/>
                <w:szCs w:val="20"/>
                <w:vertAlign w:val="baseline"/>
                <w:rtl w:val="0"/>
              </w:rPr>
              <w:t xml:space="preserve">RESULTADOS DE APRENDIZAJE</w:t>
            </w:r>
            <w:r w:rsidDel="00000000" w:rsidR="00000000" w:rsidRPr="00000000">
              <w:rPr>
                <w:rtl w:val="0"/>
              </w:rPr>
            </w:r>
          </w:p>
        </w:tc>
        <w:tc>
          <w:tcPr>
            <w:vAlign w:val="center"/>
          </w:tcPr>
          <w:p w:rsidR="00000000" w:rsidDel="00000000" w:rsidP="00000000" w:rsidRDefault="00000000" w:rsidRPr="00000000" w14:paraId="00000017">
            <w:pPr>
              <w:pBdr>
                <w:top w:space="0" w:sz="0" w:val="nil"/>
                <w:left w:space="0" w:sz="0" w:val="nil"/>
                <w:bottom w:space="0" w:sz="0" w:val="nil"/>
                <w:right w:space="0" w:sz="0" w:val="nil"/>
                <w:between w:space="0" w:sz="0" w:val="nil"/>
              </w:pBdr>
              <w:ind w:left="720" w:firstLine="0"/>
              <w:rPr>
                <w:b w:val="0"/>
                <w:color w:val="000000"/>
                <w:sz w:val="20"/>
                <w:szCs w:val="20"/>
                <w:vertAlign w:val="baseline"/>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b w:val="1"/>
                <w:color w:val="000000"/>
                <w:sz w:val="20"/>
                <w:szCs w:val="20"/>
                <w:vertAlign w:val="baseline"/>
                <w:rtl w:val="0"/>
              </w:rPr>
              <w:t xml:space="preserve">21030302203.</w:t>
            </w:r>
            <w:r w:rsidDel="00000000" w:rsidR="00000000" w:rsidRPr="00000000">
              <w:rPr>
                <w:color w:val="000000"/>
                <w:sz w:val="20"/>
                <w:szCs w:val="20"/>
                <w:vertAlign w:val="baseline"/>
                <w:rtl w:val="0"/>
              </w:rPr>
              <w:t xml:space="preserve"> Seleccionar los criterios de medición para los hechos económicos según la política contable establecida por la empresa.</w:t>
            </w:r>
          </w:p>
          <w:p w:rsidR="00000000" w:rsidDel="00000000" w:rsidP="00000000" w:rsidRDefault="00000000" w:rsidRPr="00000000" w14:paraId="00000019">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rtl w:val="0"/>
              </w:rPr>
            </w:r>
          </w:p>
        </w:tc>
      </w:tr>
    </w:tbl>
    <w:p w:rsidR="00000000" w:rsidDel="00000000" w:rsidP="00000000" w:rsidRDefault="00000000" w:rsidRPr="00000000" w14:paraId="0000001A">
      <w:pPr>
        <w:rPr>
          <w:sz w:val="20"/>
          <w:szCs w:val="20"/>
          <w:vertAlign w:val="baseline"/>
        </w:rPr>
      </w:pPr>
      <w:r w:rsidDel="00000000" w:rsidR="00000000" w:rsidRPr="00000000">
        <w:rPr>
          <w:rtl w:val="0"/>
        </w:rPr>
      </w:r>
    </w:p>
    <w:p w:rsidR="00000000" w:rsidDel="00000000" w:rsidP="00000000" w:rsidRDefault="00000000" w:rsidRPr="00000000" w14:paraId="0000001B">
      <w:pPr>
        <w:rPr>
          <w:sz w:val="20"/>
          <w:szCs w:val="20"/>
          <w:vertAlign w:val="baseline"/>
        </w:rPr>
      </w:pPr>
      <w:r w:rsidDel="00000000" w:rsidR="00000000" w:rsidRPr="00000000">
        <w:rPr>
          <w:rtl w:val="0"/>
        </w:rPr>
      </w:r>
    </w:p>
    <w:p w:rsidR="00000000" w:rsidDel="00000000" w:rsidP="00000000" w:rsidRDefault="00000000" w:rsidRPr="00000000" w14:paraId="0000001C">
      <w:pPr>
        <w:rPr>
          <w:sz w:val="20"/>
          <w:szCs w:val="20"/>
          <w:vertAlign w:val="baseline"/>
        </w:rPr>
      </w:pPr>
      <w:r w:rsidDel="00000000" w:rsidR="00000000" w:rsidRPr="00000000">
        <w:rPr>
          <w:rtl w:val="0"/>
        </w:rPr>
      </w:r>
    </w:p>
    <w:p w:rsidR="00000000" w:rsidDel="00000000" w:rsidP="00000000" w:rsidRDefault="00000000" w:rsidRPr="00000000" w14:paraId="0000001D">
      <w:pPr>
        <w:rPr>
          <w:sz w:val="20"/>
          <w:szCs w:val="20"/>
          <w:vertAlign w:val="baseline"/>
        </w:rPr>
      </w:pPr>
      <w:r w:rsidDel="00000000" w:rsidR="00000000" w:rsidRPr="00000000">
        <w:rPr>
          <w:rtl w:val="0"/>
        </w:rPr>
      </w:r>
    </w:p>
    <w:p w:rsidR="00000000" w:rsidDel="00000000" w:rsidP="00000000" w:rsidRDefault="00000000" w:rsidRPr="00000000" w14:paraId="0000001E">
      <w:pPr>
        <w:rPr>
          <w:sz w:val="20"/>
          <w:szCs w:val="20"/>
          <w:vertAlign w:val="baseline"/>
        </w:rPr>
      </w:pPr>
      <w:r w:rsidDel="00000000" w:rsidR="00000000" w:rsidRPr="00000000">
        <w:rPr>
          <w:rtl w:val="0"/>
        </w:rPr>
      </w:r>
    </w:p>
    <w:p w:rsidR="00000000" w:rsidDel="00000000" w:rsidP="00000000" w:rsidRDefault="00000000" w:rsidRPr="00000000" w14:paraId="0000001F">
      <w:pPr>
        <w:rPr>
          <w:sz w:val="20"/>
          <w:szCs w:val="20"/>
          <w:vertAlign w:val="baseline"/>
        </w:rPr>
      </w:pPr>
      <w:r w:rsidDel="00000000" w:rsidR="00000000" w:rsidRPr="00000000">
        <w:rPr>
          <w:rtl w:val="0"/>
        </w:rPr>
      </w:r>
    </w:p>
    <w:p w:rsidR="00000000" w:rsidDel="00000000" w:rsidP="00000000" w:rsidRDefault="00000000" w:rsidRPr="00000000" w14:paraId="00000020">
      <w:pPr>
        <w:rPr>
          <w:sz w:val="20"/>
          <w:szCs w:val="20"/>
          <w:vertAlign w:val="baseline"/>
        </w:rPr>
      </w:pPr>
      <w:r w:rsidDel="00000000" w:rsidR="00000000" w:rsidRPr="00000000">
        <w:rPr>
          <w:rtl w:val="0"/>
        </w:rPr>
      </w:r>
    </w:p>
    <w:p w:rsidR="00000000" w:rsidDel="00000000" w:rsidP="00000000" w:rsidRDefault="00000000" w:rsidRPr="00000000" w14:paraId="00000021">
      <w:pPr>
        <w:rPr>
          <w:sz w:val="20"/>
          <w:szCs w:val="20"/>
          <w:vertAlign w:val="baseline"/>
        </w:rPr>
      </w:pPr>
      <w:r w:rsidDel="00000000" w:rsidR="00000000" w:rsidRPr="00000000">
        <w:rPr>
          <w:rtl w:val="0"/>
        </w:rPr>
      </w:r>
    </w:p>
    <w:p w:rsidR="00000000" w:rsidDel="00000000" w:rsidP="00000000" w:rsidRDefault="00000000" w:rsidRPr="00000000" w14:paraId="00000022">
      <w:pPr>
        <w:rPr>
          <w:sz w:val="20"/>
          <w:szCs w:val="20"/>
          <w:vertAlign w:val="baseline"/>
        </w:rPr>
      </w:pPr>
      <w:r w:rsidDel="00000000" w:rsidR="00000000" w:rsidRPr="00000000">
        <w:rPr>
          <w:rtl w:val="0"/>
        </w:rPr>
      </w:r>
    </w:p>
    <w:p w:rsidR="00000000" w:rsidDel="00000000" w:rsidP="00000000" w:rsidRDefault="00000000" w:rsidRPr="00000000" w14:paraId="00000023">
      <w:pPr>
        <w:rPr>
          <w:sz w:val="20"/>
          <w:szCs w:val="20"/>
          <w:vertAlign w:val="baseline"/>
        </w:rPr>
      </w:pPr>
      <w:r w:rsidDel="00000000" w:rsidR="00000000" w:rsidRPr="00000000">
        <w:rPr>
          <w:rtl w:val="0"/>
        </w:rPr>
      </w:r>
    </w:p>
    <w:p w:rsidR="00000000" w:rsidDel="00000000" w:rsidP="00000000" w:rsidRDefault="00000000" w:rsidRPr="00000000" w14:paraId="00000024">
      <w:pPr>
        <w:rPr>
          <w:sz w:val="20"/>
          <w:szCs w:val="20"/>
          <w:vertAlign w:val="baseline"/>
        </w:rPr>
      </w:pPr>
      <w:r w:rsidDel="00000000" w:rsidR="00000000" w:rsidRPr="00000000">
        <w:rPr>
          <w:rtl w:val="0"/>
        </w:rPr>
      </w:r>
    </w:p>
    <w:p w:rsidR="00000000" w:rsidDel="00000000" w:rsidP="00000000" w:rsidRDefault="00000000" w:rsidRPr="00000000" w14:paraId="00000025">
      <w:pPr>
        <w:rPr>
          <w:sz w:val="20"/>
          <w:szCs w:val="20"/>
          <w:vertAlign w:val="baseline"/>
        </w:rPr>
      </w:pPr>
      <w:r w:rsidDel="00000000" w:rsidR="00000000" w:rsidRPr="00000000">
        <w:rPr>
          <w:rtl w:val="0"/>
        </w:rPr>
      </w:r>
    </w:p>
    <w:p w:rsidR="00000000" w:rsidDel="00000000" w:rsidP="00000000" w:rsidRDefault="00000000" w:rsidRPr="00000000" w14:paraId="00000026">
      <w:pPr>
        <w:rPr>
          <w:sz w:val="20"/>
          <w:szCs w:val="20"/>
          <w:vertAlign w:val="baseline"/>
        </w:rPr>
      </w:pPr>
      <w:r w:rsidDel="00000000" w:rsidR="00000000" w:rsidRPr="00000000">
        <w:rPr>
          <w:rtl w:val="0"/>
        </w:rPr>
      </w:r>
    </w:p>
    <w:p w:rsidR="00000000" w:rsidDel="00000000" w:rsidP="00000000" w:rsidRDefault="00000000" w:rsidRPr="00000000" w14:paraId="00000027">
      <w:pPr>
        <w:rPr>
          <w:sz w:val="20"/>
          <w:szCs w:val="20"/>
          <w:vertAlign w:val="baseline"/>
        </w:rPr>
      </w:pPr>
      <w:r w:rsidDel="00000000" w:rsidR="00000000" w:rsidRPr="00000000">
        <w:rPr>
          <w:rtl w:val="0"/>
        </w:rPr>
      </w:r>
    </w:p>
    <w:p w:rsidR="00000000" w:rsidDel="00000000" w:rsidP="00000000" w:rsidRDefault="00000000" w:rsidRPr="00000000" w14:paraId="00000028">
      <w:pPr>
        <w:rPr>
          <w:sz w:val="20"/>
          <w:szCs w:val="20"/>
          <w:vertAlign w:val="baseline"/>
        </w:rPr>
      </w:pPr>
      <w:r w:rsidDel="00000000" w:rsidR="00000000" w:rsidRPr="00000000">
        <w:rPr>
          <w:rtl w:val="0"/>
        </w:rPr>
      </w:r>
    </w:p>
    <w:p w:rsidR="00000000" w:rsidDel="00000000" w:rsidP="00000000" w:rsidRDefault="00000000" w:rsidRPr="00000000" w14:paraId="00000029">
      <w:pPr>
        <w:rPr>
          <w:sz w:val="20"/>
          <w:szCs w:val="20"/>
          <w:vertAlign w:val="baseline"/>
        </w:rPr>
      </w:pPr>
      <w:r w:rsidDel="00000000" w:rsidR="00000000" w:rsidRPr="00000000">
        <w:rPr>
          <w:rtl w:val="0"/>
        </w:rPr>
      </w:r>
    </w:p>
    <w:p w:rsidR="00000000" w:rsidDel="00000000" w:rsidP="00000000" w:rsidRDefault="00000000" w:rsidRPr="00000000" w14:paraId="0000002A">
      <w:pPr>
        <w:rPr>
          <w:sz w:val="20"/>
          <w:szCs w:val="20"/>
          <w:vertAlign w:val="baseline"/>
        </w:rPr>
      </w:pPr>
      <w:r w:rsidDel="00000000" w:rsidR="00000000" w:rsidRPr="00000000">
        <w:rPr>
          <w:rtl w:val="0"/>
        </w:rPr>
      </w:r>
    </w:p>
    <w:p w:rsidR="00000000" w:rsidDel="00000000" w:rsidP="00000000" w:rsidRDefault="00000000" w:rsidRPr="00000000" w14:paraId="0000002B">
      <w:pPr>
        <w:rPr>
          <w:sz w:val="20"/>
          <w:szCs w:val="20"/>
          <w:vertAlign w:val="baseline"/>
        </w:rPr>
      </w:pPr>
      <w:r w:rsidDel="00000000" w:rsidR="00000000" w:rsidRPr="00000000">
        <w:rPr>
          <w:rtl w:val="0"/>
        </w:rPr>
      </w:r>
    </w:p>
    <w:p w:rsidR="00000000" w:rsidDel="00000000" w:rsidP="00000000" w:rsidRDefault="00000000" w:rsidRPr="00000000" w14:paraId="0000002C">
      <w:pPr>
        <w:numPr>
          <w:ilvl w:val="0"/>
          <w:numId w:val="6"/>
        </w:numPr>
        <w:pBdr>
          <w:top w:space="0" w:sz="0" w:val="nil"/>
          <w:left w:space="0" w:sz="0" w:val="nil"/>
          <w:bottom w:space="0" w:sz="0" w:val="nil"/>
          <w:right w:space="0" w:sz="0" w:val="nil"/>
          <w:between w:space="0" w:sz="0" w:val="nil"/>
        </w:pBdr>
        <w:ind w:left="426" w:hanging="426"/>
        <w:jc w:val="both"/>
        <w:rPr>
          <w:b w:val="0"/>
          <w:color w:val="000000"/>
          <w:sz w:val="20"/>
          <w:szCs w:val="20"/>
          <w:vertAlign w:val="baseline"/>
        </w:rPr>
      </w:pPr>
      <w:r w:rsidDel="00000000" w:rsidR="00000000" w:rsidRPr="00000000">
        <w:rPr>
          <w:b w:val="1"/>
          <w:sz w:val="20"/>
          <w:szCs w:val="20"/>
          <w:vertAlign w:val="baseline"/>
          <w:rtl w:val="0"/>
        </w:rPr>
        <w:t xml:space="preserve">ÍNDICE</w:t>
      </w:r>
      <w:r w:rsidDel="00000000" w:rsidR="00000000" w:rsidRPr="00000000">
        <w:rPr>
          <w:b w:val="1"/>
          <w:color w:val="000000"/>
          <w:sz w:val="20"/>
          <w:szCs w:val="20"/>
          <w:vertAlign w:val="baseline"/>
          <w:rtl w:val="0"/>
        </w:rPr>
        <w:t xml:space="preserve"> DE CONTENIDOS: </w:t>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b w:val="1"/>
          <w:color w:val="000000"/>
          <w:sz w:val="20"/>
          <w:szCs w:val="20"/>
          <w:vertAlign w:val="baseline"/>
          <w:rtl w:val="0"/>
        </w:rPr>
        <w:t xml:space="preserve">11. Matemáticas financieras:</w:t>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11.1 concepto.</w:t>
      </w:r>
    </w:p>
    <w:p w:rsidR="00000000" w:rsidDel="00000000" w:rsidP="00000000" w:rsidRDefault="00000000" w:rsidRPr="00000000" w14:paraId="00000032">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11.2 Tasas de interés.</w:t>
      </w:r>
    </w:p>
    <w:p w:rsidR="00000000" w:rsidDel="00000000" w:rsidP="00000000" w:rsidRDefault="00000000" w:rsidRPr="00000000" w14:paraId="00000033">
      <w:pPr>
        <w:pBdr>
          <w:top w:space="0" w:sz="0" w:val="nil"/>
          <w:left w:space="0" w:sz="0" w:val="nil"/>
          <w:bottom w:space="0" w:sz="0" w:val="nil"/>
          <w:right w:space="0" w:sz="0" w:val="nil"/>
          <w:between w:space="0" w:sz="0" w:val="nil"/>
        </w:pBdr>
        <w:ind w:firstLine="720"/>
        <w:jc w:val="both"/>
        <w:rPr>
          <w:color w:val="000000"/>
          <w:sz w:val="20"/>
          <w:szCs w:val="20"/>
          <w:vertAlign w:val="baseline"/>
        </w:rPr>
      </w:pPr>
      <w:r w:rsidDel="00000000" w:rsidR="00000000" w:rsidRPr="00000000">
        <w:rPr>
          <w:color w:val="000000"/>
          <w:sz w:val="20"/>
          <w:szCs w:val="20"/>
          <w:vertAlign w:val="baseline"/>
          <w:rtl w:val="0"/>
        </w:rPr>
        <w:t xml:space="preserve">11.2.1 Interés simple.</w:t>
      </w:r>
    </w:p>
    <w:p w:rsidR="00000000" w:rsidDel="00000000" w:rsidP="00000000" w:rsidRDefault="00000000" w:rsidRPr="00000000" w14:paraId="00000034">
      <w:pPr>
        <w:pBdr>
          <w:top w:space="0" w:sz="0" w:val="nil"/>
          <w:left w:space="0" w:sz="0" w:val="nil"/>
          <w:bottom w:space="0" w:sz="0" w:val="nil"/>
          <w:right w:space="0" w:sz="0" w:val="nil"/>
          <w:between w:space="0" w:sz="0" w:val="nil"/>
        </w:pBdr>
        <w:ind w:firstLine="720"/>
        <w:jc w:val="both"/>
        <w:rPr>
          <w:color w:val="000000"/>
          <w:sz w:val="20"/>
          <w:szCs w:val="20"/>
          <w:vertAlign w:val="baseline"/>
        </w:rPr>
      </w:pPr>
      <w:r w:rsidDel="00000000" w:rsidR="00000000" w:rsidRPr="00000000">
        <w:rPr>
          <w:color w:val="000000"/>
          <w:sz w:val="20"/>
          <w:szCs w:val="20"/>
          <w:vertAlign w:val="baseline"/>
          <w:rtl w:val="0"/>
        </w:rPr>
        <w:t xml:space="preserve">11.2.2 Interés compuesto</w:t>
      </w:r>
    </w:p>
    <w:p w:rsidR="00000000" w:rsidDel="00000000" w:rsidP="00000000" w:rsidRDefault="00000000" w:rsidRPr="00000000" w14:paraId="00000035">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11.3 Tasa nominal, periódica y efectiva.</w:t>
      </w:r>
    </w:p>
    <w:p w:rsidR="00000000" w:rsidDel="00000000" w:rsidP="00000000" w:rsidRDefault="00000000" w:rsidRPr="00000000" w14:paraId="00000036">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11.4 Tablas de amortización.</w:t>
      </w:r>
    </w:p>
    <w:p w:rsidR="00000000" w:rsidDel="00000000" w:rsidP="00000000" w:rsidRDefault="00000000" w:rsidRPr="00000000" w14:paraId="00000037">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11.5. Alternativas de inversión.</w:t>
      </w:r>
    </w:p>
    <w:p w:rsidR="00000000" w:rsidDel="00000000" w:rsidP="00000000" w:rsidRDefault="00000000" w:rsidRPr="00000000" w14:paraId="00000038">
      <w:pPr>
        <w:pBdr>
          <w:top w:space="0" w:sz="0" w:val="nil"/>
          <w:left w:space="0" w:sz="0" w:val="nil"/>
          <w:bottom w:space="0" w:sz="0" w:val="nil"/>
          <w:right w:space="0" w:sz="0" w:val="nil"/>
          <w:between w:space="0" w:sz="0" w:val="nil"/>
        </w:pBdr>
        <w:ind w:left="720" w:firstLine="0"/>
        <w:jc w:val="both"/>
        <w:rPr>
          <w:color w:val="000000"/>
          <w:sz w:val="20"/>
          <w:szCs w:val="20"/>
          <w:vertAlign w:val="baseline"/>
        </w:rPr>
      </w:pPr>
      <w:r w:rsidDel="00000000" w:rsidR="00000000" w:rsidRPr="00000000">
        <w:rPr>
          <w:color w:val="000000"/>
          <w:sz w:val="20"/>
          <w:szCs w:val="20"/>
          <w:vertAlign w:val="baseline"/>
          <w:rtl w:val="0"/>
        </w:rPr>
        <w:t xml:space="preserve">11.5.1 Valor presente Neto (VPN)</w:t>
      </w:r>
    </w:p>
    <w:p w:rsidR="00000000" w:rsidDel="00000000" w:rsidP="00000000" w:rsidRDefault="00000000" w:rsidRPr="00000000" w14:paraId="00000039">
      <w:pPr>
        <w:pBdr>
          <w:top w:space="0" w:sz="0" w:val="nil"/>
          <w:left w:space="0" w:sz="0" w:val="nil"/>
          <w:bottom w:space="0" w:sz="0" w:val="nil"/>
          <w:right w:space="0" w:sz="0" w:val="nil"/>
          <w:between w:space="0" w:sz="0" w:val="nil"/>
        </w:pBdr>
        <w:ind w:left="720" w:firstLine="0"/>
        <w:jc w:val="both"/>
        <w:rPr>
          <w:color w:val="000000"/>
          <w:sz w:val="20"/>
          <w:szCs w:val="20"/>
          <w:vertAlign w:val="baseline"/>
        </w:rPr>
      </w:pPr>
      <w:r w:rsidDel="00000000" w:rsidR="00000000" w:rsidRPr="00000000">
        <w:rPr>
          <w:color w:val="000000"/>
          <w:sz w:val="20"/>
          <w:szCs w:val="20"/>
          <w:vertAlign w:val="baseline"/>
          <w:rtl w:val="0"/>
        </w:rPr>
        <w:t xml:space="preserve">11.5.2 Tasa Interna de Retorno (TIR)</w:t>
      </w:r>
    </w:p>
    <w:p w:rsidR="00000000" w:rsidDel="00000000" w:rsidP="00000000" w:rsidRDefault="00000000" w:rsidRPr="00000000" w14:paraId="0000003A">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b w:val="1"/>
          <w:color w:val="000000"/>
          <w:sz w:val="20"/>
          <w:szCs w:val="20"/>
          <w:vertAlign w:val="baseline"/>
          <w:rtl w:val="0"/>
        </w:rPr>
        <w:t xml:space="preserve">12. Norma Internacional de Información Financiera (NIIF)</w:t>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b w:val="1"/>
          <w:color w:val="000000"/>
          <w:sz w:val="20"/>
          <w:szCs w:val="20"/>
          <w:vertAlign w:val="baseline"/>
          <w:rtl w:val="0"/>
        </w:rPr>
        <w:t xml:space="preserve">13- Medición del Valor Razonable</w:t>
      </w:r>
      <w:r w:rsidDel="00000000" w:rsidR="00000000" w:rsidRPr="00000000">
        <w:rPr>
          <w:rtl w:val="0"/>
        </w:rPr>
      </w:r>
    </w:p>
    <w:p w:rsidR="00000000" w:rsidDel="00000000" w:rsidP="00000000" w:rsidRDefault="00000000" w:rsidRPr="00000000" w14:paraId="0000003E">
      <w:pPr>
        <w:rPr>
          <w:sz w:val="20"/>
          <w:szCs w:val="20"/>
          <w:vertAlign w:val="baseline"/>
        </w:rPr>
      </w:pPr>
      <w:r w:rsidDel="00000000" w:rsidR="00000000" w:rsidRPr="00000000">
        <w:rPr>
          <w:rtl w:val="0"/>
        </w:rPr>
      </w:r>
    </w:p>
    <w:p w:rsidR="00000000" w:rsidDel="00000000" w:rsidP="00000000" w:rsidRDefault="00000000" w:rsidRPr="00000000" w14:paraId="0000003F">
      <w:pPr>
        <w:rPr>
          <w:sz w:val="20"/>
          <w:szCs w:val="20"/>
          <w:vertAlign w:val="baseline"/>
        </w:rPr>
      </w:pPr>
      <w:r w:rsidDel="00000000" w:rsidR="00000000" w:rsidRPr="00000000">
        <w:rPr>
          <w:rtl w:val="0"/>
        </w:rPr>
      </w:r>
    </w:p>
    <w:p w:rsidR="00000000" w:rsidDel="00000000" w:rsidP="00000000" w:rsidRDefault="00000000" w:rsidRPr="00000000" w14:paraId="00000040">
      <w:pPr>
        <w:rPr>
          <w:sz w:val="20"/>
          <w:szCs w:val="20"/>
          <w:vertAlign w:val="baseline"/>
        </w:rPr>
      </w:pPr>
      <w:r w:rsidDel="00000000" w:rsidR="00000000" w:rsidRPr="00000000">
        <w:rPr>
          <w:rtl w:val="0"/>
        </w:rPr>
      </w:r>
    </w:p>
    <w:p w:rsidR="00000000" w:rsidDel="00000000" w:rsidP="00000000" w:rsidRDefault="00000000" w:rsidRPr="00000000" w14:paraId="00000041">
      <w:pPr>
        <w:rPr>
          <w:sz w:val="20"/>
          <w:szCs w:val="20"/>
          <w:vertAlign w:val="baseline"/>
        </w:rPr>
      </w:pPr>
      <w:r w:rsidDel="00000000" w:rsidR="00000000" w:rsidRPr="00000000">
        <w:rPr>
          <w:rtl w:val="0"/>
        </w:rPr>
      </w:r>
    </w:p>
    <w:p w:rsidR="00000000" w:rsidDel="00000000" w:rsidP="00000000" w:rsidRDefault="00000000" w:rsidRPr="00000000" w14:paraId="00000042">
      <w:pPr>
        <w:rPr>
          <w:sz w:val="20"/>
          <w:szCs w:val="20"/>
          <w:vertAlign w:val="baseline"/>
        </w:rPr>
      </w:pPr>
      <w:r w:rsidDel="00000000" w:rsidR="00000000" w:rsidRPr="00000000">
        <w:rPr>
          <w:rtl w:val="0"/>
        </w:rPr>
      </w:r>
    </w:p>
    <w:p w:rsidR="00000000" w:rsidDel="00000000" w:rsidP="00000000" w:rsidRDefault="00000000" w:rsidRPr="00000000" w14:paraId="00000043">
      <w:pPr>
        <w:rPr>
          <w:sz w:val="20"/>
          <w:szCs w:val="20"/>
          <w:vertAlign w:val="baseline"/>
        </w:rPr>
      </w:pPr>
      <w:r w:rsidDel="00000000" w:rsidR="00000000" w:rsidRPr="00000000">
        <w:rPr>
          <w:rtl w:val="0"/>
        </w:rPr>
      </w:r>
    </w:p>
    <w:p w:rsidR="00000000" w:rsidDel="00000000" w:rsidP="00000000" w:rsidRDefault="00000000" w:rsidRPr="00000000" w14:paraId="00000044">
      <w:pPr>
        <w:rPr>
          <w:sz w:val="20"/>
          <w:szCs w:val="20"/>
          <w:vertAlign w:val="baseline"/>
        </w:rPr>
      </w:pPr>
      <w:r w:rsidDel="00000000" w:rsidR="00000000" w:rsidRPr="00000000">
        <w:rPr>
          <w:rtl w:val="0"/>
        </w:rPr>
      </w:r>
    </w:p>
    <w:p w:rsidR="00000000" w:rsidDel="00000000" w:rsidP="00000000" w:rsidRDefault="00000000" w:rsidRPr="00000000" w14:paraId="00000045">
      <w:pPr>
        <w:rPr>
          <w:sz w:val="20"/>
          <w:szCs w:val="20"/>
          <w:vertAlign w:val="baseline"/>
        </w:rPr>
      </w:pPr>
      <w:r w:rsidDel="00000000" w:rsidR="00000000" w:rsidRPr="00000000">
        <w:rPr>
          <w:rtl w:val="0"/>
        </w:rPr>
      </w:r>
    </w:p>
    <w:p w:rsidR="00000000" w:rsidDel="00000000" w:rsidP="00000000" w:rsidRDefault="00000000" w:rsidRPr="00000000" w14:paraId="00000046">
      <w:pPr>
        <w:rPr>
          <w:sz w:val="20"/>
          <w:szCs w:val="20"/>
          <w:vertAlign w:val="baseline"/>
        </w:rPr>
      </w:pPr>
      <w:r w:rsidDel="00000000" w:rsidR="00000000" w:rsidRPr="00000000">
        <w:rPr>
          <w:rtl w:val="0"/>
        </w:rPr>
      </w:r>
    </w:p>
    <w:p w:rsidR="00000000" w:rsidDel="00000000" w:rsidP="00000000" w:rsidRDefault="00000000" w:rsidRPr="00000000" w14:paraId="00000047">
      <w:pPr>
        <w:rPr>
          <w:sz w:val="20"/>
          <w:szCs w:val="20"/>
          <w:vertAlign w:val="baseline"/>
        </w:rPr>
      </w:pPr>
      <w:r w:rsidDel="00000000" w:rsidR="00000000" w:rsidRPr="00000000">
        <w:rPr>
          <w:rtl w:val="0"/>
        </w:rPr>
      </w:r>
    </w:p>
    <w:p w:rsidR="00000000" w:rsidDel="00000000" w:rsidP="00000000" w:rsidRDefault="00000000" w:rsidRPr="00000000" w14:paraId="00000048">
      <w:pPr>
        <w:rPr>
          <w:sz w:val="20"/>
          <w:szCs w:val="20"/>
          <w:vertAlign w:val="baseline"/>
        </w:rPr>
      </w:pPr>
      <w:r w:rsidDel="00000000" w:rsidR="00000000" w:rsidRPr="00000000">
        <w:rPr>
          <w:rtl w:val="0"/>
        </w:rPr>
      </w:r>
    </w:p>
    <w:p w:rsidR="00000000" w:rsidDel="00000000" w:rsidP="00000000" w:rsidRDefault="00000000" w:rsidRPr="00000000" w14:paraId="00000049">
      <w:pPr>
        <w:rPr>
          <w:sz w:val="20"/>
          <w:szCs w:val="20"/>
          <w:vertAlign w:val="baseline"/>
        </w:rPr>
      </w:pPr>
      <w:r w:rsidDel="00000000" w:rsidR="00000000" w:rsidRPr="00000000">
        <w:rPr>
          <w:rtl w:val="0"/>
        </w:rPr>
      </w:r>
    </w:p>
    <w:p w:rsidR="00000000" w:rsidDel="00000000" w:rsidP="00000000" w:rsidRDefault="00000000" w:rsidRPr="00000000" w14:paraId="0000004A">
      <w:pPr>
        <w:rPr>
          <w:sz w:val="20"/>
          <w:szCs w:val="20"/>
          <w:vertAlign w:val="baseline"/>
        </w:rPr>
      </w:pPr>
      <w:r w:rsidDel="00000000" w:rsidR="00000000" w:rsidRPr="00000000">
        <w:rPr>
          <w:rtl w:val="0"/>
        </w:rPr>
      </w:r>
    </w:p>
    <w:p w:rsidR="00000000" w:rsidDel="00000000" w:rsidP="00000000" w:rsidRDefault="00000000" w:rsidRPr="00000000" w14:paraId="0000004B">
      <w:pPr>
        <w:rPr>
          <w:sz w:val="20"/>
          <w:szCs w:val="20"/>
          <w:vertAlign w:val="baseline"/>
        </w:rPr>
      </w:pPr>
      <w:r w:rsidDel="00000000" w:rsidR="00000000" w:rsidRPr="00000000">
        <w:rPr>
          <w:rtl w:val="0"/>
        </w:rPr>
      </w:r>
    </w:p>
    <w:p w:rsidR="00000000" w:rsidDel="00000000" w:rsidP="00000000" w:rsidRDefault="00000000" w:rsidRPr="00000000" w14:paraId="0000004C">
      <w:pPr>
        <w:rPr>
          <w:sz w:val="20"/>
          <w:szCs w:val="20"/>
          <w:vertAlign w:val="baseline"/>
        </w:rPr>
      </w:pPr>
      <w:r w:rsidDel="00000000" w:rsidR="00000000" w:rsidRPr="00000000">
        <w:rPr>
          <w:rtl w:val="0"/>
        </w:rPr>
      </w:r>
    </w:p>
    <w:p w:rsidR="00000000" w:rsidDel="00000000" w:rsidP="00000000" w:rsidRDefault="00000000" w:rsidRPr="00000000" w14:paraId="0000004D">
      <w:pPr>
        <w:rPr>
          <w:sz w:val="20"/>
          <w:szCs w:val="20"/>
          <w:vertAlign w:val="baseline"/>
        </w:rPr>
      </w:pPr>
      <w:r w:rsidDel="00000000" w:rsidR="00000000" w:rsidRPr="00000000">
        <w:rPr>
          <w:rtl w:val="0"/>
        </w:rPr>
      </w:r>
    </w:p>
    <w:p w:rsidR="00000000" w:rsidDel="00000000" w:rsidP="00000000" w:rsidRDefault="00000000" w:rsidRPr="00000000" w14:paraId="0000004E">
      <w:pPr>
        <w:rPr>
          <w:sz w:val="20"/>
          <w:szCs w:val="20"/>
          <w:vertAlign w:val="baseline"/>
        </w:rPr>
      </w:pPr>
      <w:r w:rsidDel="00000000" w:rsidR="00000000" w:rsidRPr="00000000">
        <w:rPr>
          <w:rtl w:val="0"/>
        </w:rPr>
      </w:r>
    </w:p>
    <w:p w:rsidR="00000000" w:rsidDel="00000000" w:rsidP="00000000" w:rsidRDefault="00000000" w:rsidRPr="00000000" w14:paraId="0000004F">
      <w:pPr>
        <w:rPr>
          <w:sz w:val="20"/>
          <w:szCs w:val="20"/>
          <w:vertAlign w:val="baseline"/>
        </w:rPr>
      </w:pPr>
      <w:r w:rsidDel="00000000" w:rsidR="00000000" w:rsidRPr="00000000">
        <w:rPr>
          <w:rtl w:val="0"/>
        </w:rPr>
      </w:r>
    </w:p>
    <w:p w:rsidR="00000000" w:rsidDel="00000000" w:rsidP="00000000" w:rsidRDefault="00000000" w:rsidRPr="00000000" w14:paraId="00000050">
      <w:pPr>
        <w:rPr>
          <w:sz w:val="20"/>
          <w:szCs w:val="20"/>
          <w:vertAlign w:val="baseline"/>
        </w:rPr>
      </w:pPr>
      <w:r w:rsidDel="00000000" w:rsidR="00000000" w:rsidRPr="00000000">
        <w:rPr>
          <w:rtl w:val="0"/>
        </w:rPr>
      </w:r>
    </w:p>
    <w:p w:rsidR="00000000" w:rsidDel="00000000" w:rsidP="00000000" w:rsidRDefault="00000000" w:rsidRPr="00000000" w14:paraId="00000051">
      <w:pPr>
        <w:rPr>
          <w:sz w:val="20"/>
          <w:szCs w:val="20"/>
          <w:vertAlign w:val="baseline"/>
        </w:rPr>
      </w:pPr>
      <w:r w:rsidDel="00000000" w:rsidR="00000000" w:rsidRPr="00000000">
        <w:rPr>
          <w:rtl w:val="0"/>
        </w:rPr>
      </w:r>
    </w:p>
    <w:p w:rsidR="00000000" w:rsidDel="00000000" w:rsidP="00000000" w:rsidRDefault="00000000" w:rsidRPr="00000000" w14:paraId="00000052">
      <w:pPr>
        <w:rPr>
          <w:sz w:val="20"/>
          <w:szCs w:val="20"/>
          <w:vertAlign w:val="baseline"/>
        </w:rPr>
      </w:pPr>
      <w:r w:rsidDel="00000000" w:rsidR="00000000" w:rsidRPr="00000000">
        <w:rPr>
          <w:rtl w:val="0"/>
        </w:rPr>
      </w:r>
    </w:p>
    <w:p w:rsidR="00000000" w:rsidDel="00000000" w:rsidP="00000000" w:rsidRDefault="00000000" w:rsidRPr="00000000" w14:paraId="00000053">
      <w:pPr>
        <w:rPr>
          <w:sz w:val="20"/>
          <w:szCs w:val="20"/>
          <w:vertAlign w:val="baseline"/>
        </w:rPr>
      </w:pPr>
      <w:r w:rsidDel="00000000" w:rsidR="00000000" w:rsidRPr="00000000">
        <w:rPr>
          <w:rtl w:val="0"/>
        </w:rPr>
      </w:r>
    </w:p>
    <w:p w:rsidR="00000000" w:rsidDel="00000000" w:rsidP="00000000" w:rsidRDefault="00000000" w:rsidRPr="00000000" w14:paraId="00000054">
      <w:pPr>
        <w:rPr>
          <w:sz w:val="20"/>
          <w:szCs w:val="20"/>
          <w:vertAlign w:val="baseline"/>
        </w:rPr>
      </w:pPr>
      <w:r w:rsidDel="00000000" w:rsidR="00000000" w:rsidRPr="00000000">
        <w:rPr>
          <w:rtl w:val="0"/>
        </w:rPr>
      </w:r>
    </w:p>
    <w:p w:rsidR="00000000" w:rsidDel="00000000" w:rsidP="00000000" w:rsidRDefault="00000000" w:rsidRPr="00000000" w14:paraId="00000055">
      <w:pPr>
        <w:rPr>
          <w:sz w:val="20"/>
          <w:szCs w:val="20"/>
          <w:vertAlign w:val="baseline"/>
        </w:rPr>
      </w:pPr>
      <w:r w:rsidDel="00000000" w:rsidR="00000000" w:rsidRPr="00000000">
        <w:rPr>
          <w:rtl w:val="0"/>
        </w:rPr>
      </w:r>
    </w:p>
    <w:p w:rsidR="00000000" w:rsidDel="00000000" w:rsidP="00000000" w:rsidRDefault="00000000" w:rsidRPr="00000000" w14:paraId="00000056">
      <w:pPr>
        <w:rPr>
          <w:sz w:val="20"/>
          <w:szCs w:val="20"/>
          <w:vertAlign w:val="baseline"/>
        </w:rPr>
      </w:pPr>
      <w:r w:rsidDel="00000000" w:rsidR="00000000" w:rsidRPr="00000000">
        <w:rPr>
          <w:rtl w:val="0"/>
        </w:rPr>
      </w:r>
    </w:p>
    <w:p w:rsidR="00000000" w:rsidDel="00000000" w:rsidP="00000000" w:rsidRDefault="00000000" w:rsidRPr="00000000" w14:paraId="00000057">
      <w:pPr>
        <w:rPr>
          <w:sz w:val="20"/>
          <w:szCs w:val="20"/>
          <w:vertAlign w:val="baseline"/>
        </w:rPr>
      </w:pPr>
      <w:r w:rsidDel="00000000" w:rsidR="00000000" w:rsidRPr="00000000">
        <w:rPr>
          <w:rtl w:val="0"/>
        </w:rPr>
      </w:r>
    </w:p>
    <w:p w:rsidR="00000000" w:rsidDel="00000000" w:rsidP="00000000" w:rsidRDefault="00000000" w:rsidRPr="00000000" w14:paraId="00000058">
      <w:pPr>
        <w:rPr>
          <w:sz w:val="20"/>
          <w:szCs w:val="20"/>
          <w:vertAlign w:val="baseline"/>
        </w:rPr>
      </w:pPr>
      <w:r w:rsidDel="00000000" w:rsidR="00000000" w:rsidRPr="00000000">
        <w:rPr>
          <w:rtl w:val="0"/>
        </w:rPr>
      </w:r>
    </w:p>
    <w:p w:rsidR="00000000" w:rsidDel="00000000" w:rsidP="00000000" w:rsidRDefault="00000000" w:rsidRPr="00000000" w14:paraId="00000059">
      <w:pPr>
        <w:rPr>
          <w:sz w:val="20"/>
          <w:szCs w:val="20"/>
          <w:vertAlign w:val="baseline"/>
        </w:rPr>
      </w:pPr>
      <w:r w:rsidDel="00000000" w:rsidR="00000000" w:rsidRPr="00000000">
        <w:rPr>
          <w:rtl w:val="0"/>
        </w:rPr>
      </w:r>
    </w:p>
    <w:p w:rsidR="00000000" w:rsidDel="00000000" w:rsidP="00000000" w:rsidRDefault="00000000" w:rsidRPr="00000000" w14:paraId="0000005A">
      <w:pPr>
        <w:rPr>
          <w:sz w:val="20"/>
          <w:szCs w:val="20"/>
          <w:vertAlign w:val="baseline"/>
        </w:rPr>
      </w:pPr>
      <w:r w:rsidDel="00000000" w:rsidR="00000000" w:rsidRPr="00000000">
        <w:rPr>
          <w:rtl w:val="0"/>
        </w:rPr>
      </w:r>
    </w:p>
    <w:p w:rsidR="00000000" w:rsidDel="00000000" w:rsidP="00000000" w:rsidRDefault="00000000" w:rsidRPr="00000000" w14:paraId="0000005B">
      <w:pPr>
        <w:rPr>
          <w:sz w:val="20"/>
          <w:szCs w:val="20"/>
          <w:vertAlign w:val="baseline"/>
        </w:rPr>
      </w:pPr>
      <w:r w:rsidDel="00000000" w:rsidR="00000000" w:rsidRPr="00000000">
        <w:rPr>
          <w:rtl w:val="0"/>
        </w:rPr>
      </w:r>
    </w:p>
    <w:p w:rsidR="00000000" w:rsidDel="00000000" w:rsidP="00000000" w:rsidRDefault="00000000" w:rsidRPr="00000000" w14:paraId="0000005C">
      <w:pPr>
        <w:rPr>
          <w:sz w:val="20"/>
          <w:szCs w:val="20"/>
          <w:vertAlign w:val="baseline"/>
        </w:rPr>
      </w:pPr>
      <w:r w:rsidDel="00000000" w:rsidR="00000000" w:rsidRPr="00000000">
        <w:rPr>
          <w:rtl w:val="0"/>
        </w:rPr>
      </w:r>
    </w:p>
    <w:p w:rsidR="00000000" w:rsidDel="00000000" w:rsidP="00000000" w:rsidRDefault="00000000" w:rsidRPr="00000000" w14:paraId="0000005D">
      <w:pPr>
        <w:numPr>
          <w:ilvl w:val="0"/>
          <w:numId w:val="6"/>
        </w:numPr>
        <w:ind w:left="720" w:hanging="360"/>
        <w:rPr>
          <w:b w:val="0"/>
          <w:sz w:val="20"/>
          <w:szCs w:val="20"/>
          <w:vertAlign w:val="baseline"/>
        </w:rPr>
      </w:pPr>
      <w:r w:rsidDel="00000000" w:rsidR="00000000" w:rsidRPr="00000000">
        <w:rPr>
          <w:b w:val="1"/>
          <w:sz w:val="20"/>
          <w:szCs w:val="20"/>
          <w:vertAlign w:val="baseline"/>
          <w:rtl w:val="0"/>
        </w:rPr>
        <w:t xml:space="preserve">DESARROLLO DE CONTENIDOS:</w:t>
      </w:r>
      <w:r w:rsidDel="00000000" w:rsidR="00000000" w:rsidRPr="00000000">
        <w:rPr>
          <w:rtl w:val="0"/>
        </w:rPr>
      </w:r>
    </w:p>
    <w:p w:rsidR="00000000" w:rsidDel="00000000" w:rsidP="00000000" w:rsidRDefault="00000000" w:rsidRPr="00000000" w14:paraId="0000005E">
      <w:pPr>
        <w:ind w:left="720" w:firstLine="0"/>
        <w:rPr>
          <w:b w:val="0"/>
          <w:sz w:val="20"/>
          <w:szCs w:val="20"/>
          <w:vertAlign w:val="baseline"/>
        </w:rPr>
      </w:pPr>
      <w:r w:rsidDel="00000000" w:rsidR="00000000" w:rsidRPr="00000000">
        <w:rPr>
          <w:rtl w:val="0"/>
        </w:rPr>
      </w:r>
    </w:p>
    <w:p w:rsidR="00000000" w:rsidDel="00000000" w:rsidP="00000000" w:rsidRDefault="00000000" w:rsidRPr="00000000" w14:paraId="0000005F">
      <w:pPr>
        <w:rPr>
          <w:b w:val="0"/>
          <w:sz w:val="20"/>
          <w:szCs w:val="20"/>
          <w:vertAlign w:val="baseline"/>
        </w:rPr>
      </w:pPr>
      <w:r w:rsidDel="00000000" w:rsidR="00000000" w:rsidRPr="00000000">
        <w:rPr>
          <w:b w:val="1"/>
          <w:sz w:val="20"/>
          <w:szCs w:val="20"/>
          <w:vertAlign w:val="baseline"/>
          <w:rtl w:val="0"/>
        </w:rPr>
        <w:t xml:space="preserve">      TEMA 11: MATEMÁTICAS FINANCIERAS</w:t>
      </w:r>
      <w:r w:rsidDel="00000000" w:rsidR="00000000" w:rsidRPr="00000000">
        <w:rPr>
          <w:rtl w:val="0"/>
        </w:rPr>
      </w:r>
    </w:p>
    <w:p w:rsidR="00000000" w:rsidDel="00000000" w:rsidP="00000000" w:rsidRDefault="00000000" w:rsidRPr="00000000" w14:paraId="00000060">
      <w:pPr>
        <w:rPr>
          <w:sz w:val="20"/>
          <w:szCs w:val="20"/>
          <w:vertAlign w:val="baseline"/>
        </w:rPr>
      </w:pPr>
      <w:r w:rsidDel="00000000" w:rsidR="00000000" w:rsidRPr="00000000">
        <w:rPr>
          <w:rtl w:val="0"/>
        </w:rPr>
      </w:r>
    </w:p>
    <w:tbl>
      <w:tblPr>
        <w:tblStyle w:val="Table2"/>
        <w:tblW w:w="9825.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060"/>
        <w:gridCol w:w="3765"/>
        <w:tblGridChange w:id="0">
          <w:tblGrid>
            <w:gridCol w:w="6060"/>
            <w:gridCol w:w="3765"/>
          </w:tblGrid>
        </w:tblGridChange>
      </w:tblGrid>
      <w:tr>
        <w:tc>
          <w:tcPr>
            <w:shd w:fill="fbe4d5" w:val="clear"/>
            <w:tcMar>
              <w:top w:w="100.0" w:type="dxa"/>
              <w:left w:w="100.0" w:type="dxa"/>
              <w:bottom w:w="100.0" w:type="dxa"/>
              <w:right w:w="100.0" w:type="dxa"/>
            </w:tcMar>
            <w:vAlign w:val="top"/>
          </w:tcPr>
          <w:p w:rsidR="00000000" w:rsidDel="00000000" w:rsidP="00000000" w:rsidRDefault="00000000" w:rsidRPr="00000000" w14:paraId="00000061">
            <w:pPr>
              <w:rPr>
                <w:b w:val="0"/>
                <w:color w:val="000000"/>
                <w:sz w:val="20"/>
                <w:szCs w:val="20"/>
                <w:vertAlign w:val="baseline"/>
              </w:rPr>
            </w:pPr>
            <w:r w:rsidDel="00000000" w:rsidR="00000000" w:rsidRPr="00000000">
              <w:rPr>
                <w:b w:val="1"/>
                <w:color w:val="000000"/>
                <w:sz w:val="20"/>
                <w:szCs w:val="20"/>
                <w:vertAlign w:val="baseline"/>
                <w:rtl w:val="0"/>
              </w:rPr>
              <w:t xml:space="preserve">GUI</w:t>
            </w:r>
            <w:r w:rsidDel="00000000" w:rsidR="00000000" w:rsidRPr="00000000">
              <w:rPr>
                <w:b w:val="1"/>
                <w:sz w:val="20"/>
                <w:szCs w:val="20"/>
                <w:vertAlign w:val="baseline"/>
                <w:rtl w:val="0"/>
              </w:rPr>
              <w:t xml:space="preserve">O</w:t>
            </w:r>
            <w:r w:rsidDel="00000000" w:rsidR="00000000" w:rsidRPr="00000000">
              <w:rPr>
                <w:b w:val="1"/>
                <w:color w:val="000000"/>
                <w:sz w:val="20"/>
                <w:szCs w:val="20"/>
                <w:vertAlign w:val="baseline"/>
                <w:rtl w:val="0"/>
              </w:rPr>
              <w:t xml:space="preserve">N LITERARIO </w:t>
            </w:r>
            <w:r w:rsidDel="00000000" w:rsidR="00000000" w:rsidRPr="00000000">
              <w:rPr>
                <w:rtl w:val="0"/>
              </w:rPr>
            </w:r>
          </w:p>
        </w:tc>
        <w:tc>
          <w:tcPr>
            <w:shd w:fill="fbe4d5" w:val="clear"/>
            <w:tcMar>
              <w:top w:w="100.0" w:type="dxa"/>
              <w:left w:w="100.0" w:type="dxa"/>
              <w:bottom w:w="100.0" w:type="dxa"/>
              <w:right w:w="100.0" w:type="dxa"/>
            </w:tcMar>
            <w:vAlign w:val="top"/>
          </w:tcPr>
          <w:p w:rsidR="00000000" w:rsidDel="00000000" w:rsidP="00000000" w:rsidRDefault="00000000" w:rsidRPr="00000000" w14:paraId="00000062">
            <w:pPr>
              <w:rPr>
                <w:b w:val="0"/>
                <w:color w:val="000000"/>
                <w:sz w:val="20"/>
                <w:szCs w:val="20"/>
                <w:vertAlign w:val="baseline"/>
              </w:rPr>
            </w:pPr>
            <w:r w:rsidDel="00000000" w:rsidR="00000000" w:rsidRPr="00000000">
              <w:rPr>
                <w:b w:val="1"/>
                <w:sz w:val="20"/>
                <w:szCs w:val="20"/>
                <w:vertAlign w:val="baseline"/>
                <w:rtl w:val="0"/>
              </w:rPr>
              <w:t xml:space="preserve">GUIÓN</w:t>
            </w:r>
            <w:r w:rsidDel="00000000" w:rsidR="00000000" w:rsidRPr="00000000">
              <w:rPr>
                <w:b w:val="1"/>
                <w:color w:val="000000"/>
                <w:sz w:val="20"/>
                <w:szCs w:val="20"/>
                <w:vertAlign w:val="baseline"/>
                <w:rtl w:val="0"/>
              </w:rPr>
              <w:t xml:space="preserve"> TÉCNICO </w:t>
            </w:r>
            <w:r w:rsidDel="00000000" w:rsidR="00000000" w:rsidRPr="00000000">
              <w:rPr>
                <w:rtl w:val="0"/>
              </w:rPr>
            </w:r>
          </w:p>
        </w:tc>
      </w:tr>
      <w:tr>
        <w:trPr>
          <w:trHeight w:val="8280" w:hRule="atLeast"/>
        </w:trPr>
        <w:tc>
          <w:tcPr>
            <w:tcMar>
              <w:top w:w="100.0" w:type="dxa"/>
              <w:left w:w="100.0" w:type="dxa"/>
              <w:bottom w:w="100.0" w:type="dxa"/>
              <w:right w:w="100.0" w:type="dxa"/>
            </w:tcMar>
            <w:vAlign w:val="top"/>
          </w:tcPr>
          <w:p w:rsidR="00000000" w:rsidDel="00000000" w:rsidP="00000000" w:rsidRDefault="00000000" w:rsidRPr="00000000" w14:paraId="00000063">
            <w:pPr>
              <w:rPr>
                <w:b w:val="0"/>
                <w:sz w:val="20"/>
                <w:szCs w:val="20"/>
                <w:highlight w:val="yellow"/>
                <w:vertAlign w:val="baseline"/>
              </w:rPr>
            </w:pPr>
            <w:r w:rsidDel="00000000" w:rsidR="00000000" w:rsidRPr="00000000">
              <w:rPr>
                <w:b w:val="1"/>
                <w:sz w:val="20"/>
                <w:szCs w:val="20"/>
                <w:vertAlign w:val="baseline"/>
                <w:rtl w:val="0"/>
              </w:rPr>
              <w:t xml:space="preserve"> </w:t>
            </w:r>
            <w:r w:rsidDel="00000000" w:rsidR="00000000" w:rsidRPr="00000000">
              <w:rPr>
                <w:b w:val="1"/>
                <w:sz w:val="20"/>
                <w:szCs w:val="20"/>
                <w:highlight w:val="yellow"/>
                <w:vertAlign w:val="baseline"/>
                <w:rtl w:val="0"/>
              </w:rPr>
              <w:t xml:space="preserve">(P0) </w:t>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b w:val="1"/>
                <w:color w:val="000000"/>
                <w:sz w:val="20"/>
                <w:szCs w:val="20"/>
                <w:vertAlign w:val="baseline"/>
                <w:rtl w:val="0"/>
              </w:rPr>
              <w:t xml:space="preserve">11. Matemáticas financieras.</w:t>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066">
            <w:pPr>
              <w:jc w:val="both"/>
              <w:rPr>
                <w:b w:val="0"/>
                <w:sz w:val="20"/>
                <w:szCs w:val="20"/>
                <w:vertAlign w:val="baseline"/>
              </w:rPr>
            </w:pPr>
            <w:r w:rsidDel="00000000" w:rsidR="00000000" w:rsidRPr="00000000">
              <w:rPr>
                <w:sz w:val="20"/>
                <w:szCs w:val="20"/>
                <w:vertAlign w:val="baseline"/>
                <w:rtl w:val="0"/>
              </w:rPr>
              <w:t xml:space="preserve">El objetivo del presente componente es el análisis de la fundamentación y aplicación de las matemáticas financieras; para lo cual se fortalecerán las habilidades y competencias en el manejo y aplicación de tasas de interés, tablas de amortización, herramientas de Excel y criterios del valor razonable. Logrando de esta manera adquirir destrezas en el área contable y financiera para su desempeño en el ámbito empresarial. </w:t>
            </w:r>
            <w:r w:rsidDel="00000000" w:rsidR="00000000" w:rsidRPr="00000000">
              <w:rPr>
                <w:rtl w:val="0"/>
              </w:rPr>
            </w:r>
          </w:p>
          <w:p w:rsidR="00000000" w:rsidDel="00000000" w:rsidP="00000000" w:rsidRDefault="00000000" w:rsidRPr="00000000" w14:paraId="00000067">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068">
            <w:pPr>
              <w:shd w:fill="ffffff" w:val="clear"/>
              <w:jc w:val="both"/>
              <w:rPr>
                <w:sz w:val="20"/>
                <w:szCs w:val="20"/>
                <w:vertAlign w:val="baseline"/>
              </w:rPr>
            </w:pPr>
            <w:r w:rsidDel="00000000" w:rsidR="00000000" w:rsidRPr="00000000">
              <w:rPr>
                <w:sz w:val="20"/>
                <w:szCs w:val="20"/>
                <w:highlight w:val="yellow"/>
                <w:vertAlign w:val="baseline"/>
                <w:rtl w:val="0"/>
              </w:rPr>
              <w:t xml:space="preserve">(P1)</w:t>
            </w:r>
            <w:r w:rsidDel="00000000" w:rsidR="00000000" w:rsidRPr="00000000">
              <w:rPr>
                <w:sz w:val="20"/>
                <w:szCs w:val="20"/>
                <w:vertAlign w:val="baseline"/>
                <w:rtl w:val="0"/>
              </w:rPr>
              <w:t xml:space="preserve"> En la presente unidad observa las siguientes temáticas:</w:t>
            </w:r>
          </w:p>
          <w:p w:rsidR="00000000" w:rsidDel="00000000" w:rsidP="00000000" w:rsidRDefault="00000000" w:rsidRPr="00000000" w14:paraId="00000069">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11. Matemáticas financieras:</w:t>
            </w:r>
          </w:p>
          <w:p w:rsidR="00000000" w:rsidDel="00000000" w:rsidP="00000000" w:rsidRDefault="00000000" w:rsidRPr="00000000" w14:paraId="0000006B">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11.1 concepto.</w:t>
            </w:r>
          </w:p>
          <w:p w:rsidR="00000000" w:rsidDel="00000000" w:rsidP="00000000" w:rsidRDefault="00000000" w:rsidRPr="00000000" w14:paraId="0000006C">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11.2 Tasas de interés.</w:t>
            </w:r>
          </w:p>
          <w:p w:rsidR="00000000" w:rsidDel="00000000" w:rsidP="00000000" w:rsidRDefault="00000000" w:rsidRPr="00000000" w14:paraId="0000006D">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11.2.1 Interés simple.</w:t>
            </w:r>
          </w:p>
          <w:p w:rsidR="00000000" w:rsidDel="00000000" w:rsidP="00000000" w:rsidRDefault="00000000" w:rsidRPr="00000000" w14:paraId="0000006E">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11.2.2 Interés compuesto</w:t>
            </w:r>
          </w:p>
          <w:p w:rsidR="00000000" w:rsidDel="00000000" w:rsidP="00000000" w:rsidRDefault="00000000" w:rsidRPr="00000000" w14:paraId="0000006F">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11.3 Tasa nominal, periódica y efectiva.</w:t>
            </w:r>
          </w:p>
          <w:p w:rsidR="00000000" w:rsidDel="00000000" w:rsidP="00000000" w:rsidRDefault="00000000" w:rsidRPr="00000000" w14:paraId="00000070">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11.4 Tablas de amortización.</w:t>
            </w:r>
          </w:p>
          <w:p w:rsidR="00000000" w:rsidDel="00000000" w:rsidP="00000000" w:rsidRDefault="00000000" w:rsidRPr="00000000" w14:paraId="00000071">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11.5. Alternativas de inversión.</w:t>
            </w:r>
          </w:p>
          <w:p w:rsidR="00000000" w:rsidDel="00000000" w:rsidP="00000000" w:rsidRDefault="00000000" w:rsidRPr="00000000" w14:paraId="00000072">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11.5.1 Valor presente Neto (VPN)</w:t>
            </w:r>
          </w:p>
          <w:p w:rsidR="00000000" w:rsidDel="00000000" w:rsidP="00000000" w:rsidRDefault="00000000" w:rsidRPr="00000000" w14:paraId="00000073">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11.5.2 Tasa Interna de Retorno (TIR)</w:t>
            </w:r>
          </w:p>
          <w:p w:rsidR="00000000" w:rsidDel="00000000" w:rsidP="00000000" w:rsidRDefault="00000000" w:rsidRPr="00000000" w14:paraId="00000074">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075">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076">
            <w:pPr>
              <w:tabs>
                <w:tab w:val="left" w:pos="4320"/>
                <w:tab w:val="left" w:pos="4485"/>
                <w:tab w:val="left" w:pos="5445"/>
              </w:tabs>
              <w:jc w:val="both"/>
              <w:rPr>
                <w:b w:val="0"/>
                <w:sz w:val="20"/>
                <w:szCs w:val="20"/>
                <w:vertAlign w:val="baseline"/>
              </w:rPr>
            </w:pPr>
            <w:r w:rsidDel="00000000" w:rsidR="00000000" w:rsidRPr="00000000">
              <w:rPr>
                <w:b w:val="1"/>
                <w:sz w:val="20"/>
                <w:szCs w:val="20"/>
                <w:highlight w:val="yellow"/>
                <w:vertAlign w:val="baseline"/>
                <w:rtl w:val="0"/>
              </w:rPr>
              <w:t xml:space="preserve">(P2)</w:t>
            </w:r>
            <w:r w:rsidDel="00000000" w:rsidR="00000000" w:rsidRPr="00000000">
              <w:rPr>
                <w:b w:val="1"/>
                <w:sz w:val="20"/>
                <w:szCs w:val="20"/>
                <w:vertAlign w:val="baseline"/>
                <w:rtl w:val="0"/>
              </w:rPr>
              <w:t xml:space="preserve"> 11.1 Concepto.</w:t>
            </w:r>
            <w:r w:rsidDel="00000000" w:rsidR="00000000" w:rsidRPr="00000000">
              <w:rPr>
                <w:rtl w:val="0"/>
              </w:rPr>
            </w:r>
          </w:p>
          <w:p w:rsidR="00000000" w:rsidDel="00000000" w:rsidP="00000000" w:rsidRDefault="00000000" w:rsidRPr="00000000" w14:paraId="00000077">
            <w:pPr>
              <w:tabs>
                <w:tab w:val="left" w:pos="4320"/>
                <w:tab w:val="left" w:pos="4485"/>
                <w:tab w:val="left" w:pos="5445"/>
              </w:tabs>
              <w:jc w:val="both"/>
              <w:rPr>
                <w:b w:val="0"/>
                <w:sz w:val="20"/>
                <w:szCs w:val="20"/>
                <w:vertAlign w:val="baseline"/>
              </w:rPr>
            </w:pPr>
            <w:r w:rsidDel="00000000" w:rsidR="00000000" w:rsidRPr="00000000">
              <w:rPr>
                <w:rtl w:val="0"/>
              </w:rPr>
            </w:r>
          </w:p>
          <w:p w:rsidR="00000000" w:rsidDel="00000000" w:rsidP="00000000" w:rsidRDefault="00000000" w:rsidRPr="00000000" w14:paraId="00000078">
            <w:pPr>
              <w:tabs>
                <w:tab w:val="left" w:pos="4320"/>
                <w:tab w:val="left" w:pos="4485"/>
                <w:tab w:val="left" w:pos="5445"/>
              </w:tabs>
              <w:jc w:val="both"/>
              <w:rPr>
                <w:sz w:val="20"/>
                <w:szCs w:val="20"/>
                <w:vertAlign w:val="baseline"/>
              </w:rPr>
            </w:pPr>
            <w:r w:rsidDel="00000000" w:rsidR="00000000" w:rsidRPr="00000000">
              <w:rPr>
                <w:sz w:val="20"/>
                <w:szCs w:val="20"/>
                <w:vertAlign w:val="baseline"/>
                <w:rtl w:val="0"/>
              </w:rPr>
              <w:t xml:space="preserve">Es el campo de las matemáticas que aplica un ente económico para el análisis, la valoración de los mercados financieros y el valor del dinero en el tiempo, mediante la aplicación de cálculos aritméticos. </w:t>
            </w:r>
          </w:p>
          <w:p w:rsidR="00000000" w:rsidDel="00000000" w:rsidP="00000000" w:rsidRDefault="00000000" w:rsidRPr="00000000" w14:paraId="00000079">
            <w:pPr>
              <w:tabs>
                <w:tab w:val="left" w:pos="4320"/>
                <w:tab w:val="left" w:pos="4485"/>
                <w:tab w:val="left" w:pos="5445"/>
              </w:tabs>
              <w:jc w:val="both"/>
              <w:rPr>
                <w:sz w:val="20"/>
                <w:szCs w:val="20"/>
                <w:vertAlign w:val="baseline"/>
              </w:rPr>
            </w:pPr>
            <w:r w:rsidDel="00000000" w:rsidR="00000000" w:rsidRPr="00000000">
              <w:rPr>
                <w:rtl w:val="0"/>
              </w:rPr>
            </w:r>
          </w:p>
          <w:p w:rsidR="00000000" w:rsidDel="00000000" w:rsidP="00000000" w:rsidRDefault="00000000" w:rsidRPr="00000000" w14:paraId="0000007A">
            <w:pPr>
              <w:tabs>
                <w:tab w:val="left" w:pos="4320"/>
                <w:tab w:val="left" w:pos="4485"/>
                <w:tab w:val="left" w:pos="5445"/>
              </w:tabs>
              <w:jc w:val="both"/>
              <w:rPr>
                <w:sz w:val="20"/>
                <w:szCs w:val="20"/>
                <w:vertAlign w:val="baseline"/>
              </w:rPr>
            </w:pPr>
            <w:r w:rsidDel="00000000" w:rsidR="00000000" w:rsidRPr="00000000">
              <w:rPr>
                <w:sz w:val="20"/>
                <w:szCs w:val="20"/>
                <w:vertAlign w:val="baseline"/>
                <w:rtl w:val="0"/>
              </w:rPr>
              <w:t xml:space="preserve">Es una herramienta muy importante en el ámbito empresarial, la cual ha tomado fuerza con la implementación de las Normas Internacionales de Información Financiera. Su finalidad es contribuir en la toma de decisiones de forma útil, transparente y confiable sobre los proyectos, inversiones, rentabilidad y amortización de deudas. </w:t>
            </w:r>
          </w:p>
          <w:p w:rsidR="00000000" w:rsidDel="00000000" w:rsidP="00000000" w:rsidRDefault="00000000" w:rsidRPr="00000000" w14:paraId="0000007B">
            <w:pPr>
              <w:tabs>
                <w:tab w:val="left" w:pos="4320"/>
                <w:tab w:val="left" w:pos="4485"/>
                <w:tab w:val="left" w:pos="5445"/>
              </w:tabs>
              <w:jc w:val="both"/>
              <w:rPr>
                <w:sz w:val="20"/>
                <w:szCs w:val="20"/>
                <w:vertAlign w:val="baseline"/>
              </w:rPr>
            </w:pPr>
            <w:r w:rsidDel="00000000" w:rsidR="00000000" w:rsidRPr="00000000">
              <w:rPr>
                <w:rtl w:val="0"/>
              </w:rPr>
            </w:r>
          </w:p>
          <w:p w:rsidR="00000000" w:rsidDel="00000000" w:rsidP="00000000" w:rsidRDefault="00000000" w:rsidRPr="00000000" w14:paraId="0000007C">
            <w:pPr>
              <w:tabs>
                <w:tab w:val="left" w:pos="4320"/>
                <w:tab w:val="left" w:pos="4485"/>
                <w:tab w:val="left" w:pos="5445"/>
              </w:tabs>
              <w:jc w:val="both"/>
              <w:rPr>
                <w:sz w:val="20"/>
                <w:szCs w:val="20"/>
                <w:vertAlign w:val="baseline"/>
              </w:rPr>
            </w:pPr>
            <w:r w:rsidDel="00000000" w:rsidR="00000000" w:rsidRPr="00000000">
              <w:rPr>
                <w:sz w:val="20"/>
                <w:szCs w:val="20"/>
                <w:vertAlign w:val="baseline"/>
                <w:rtl w:val="0"/>
              </w:rPr>
              <w:t xml:space="preserve">De acuerdo con la convergencia de Normas Internacionales de Información Financiera, mediante la expedición de la Ley 1314 de 2009, se presentan cambios en la valoración de los instrumentos financieros, donde se tiene en cuenta los criterios de medición de costo amortizado y valor razonable, utilizando el método de interés efectivo.</w:t>
            </w:r>
          </w:p>
          <w:p w:rsidR="00000000" w:rsidDel="00000000" w:rsidP="00000000" w:rsidRDefault="00000000" w:rsidRPr="00000000" w14:paraId="0000007D">
            <w:pPr>
              <w:tabs>
                <w:tab w:val="left" w:pos="4320"/>
                <w:tab w:val="left" w:pos="4485"/>
                <w:tab w:val="left" w:pos="5445"/>
              </w:tabs>
              <w:jc w:val="both"/>
              <w:rPr>
                <w:sz w:val="20"/>
                <w:szCs w:val="20"/>
                <w:vertAlign w:val="baseline"/>
              </w:rPr>
            </w:pPr>
            <w:r w:rsidDel="00000000" w:rsidR="00000000" w:rsidRPr="00000000">
              <w:rPr>
                <w:rtl w:val="0"/>
              </w:rPr>
            </w:r>
          </w:p>
          <w:p w:rsidR="00000000" w:rsidDel="00000000" w:rsidP="00000000" w:rsidRDefault="00000000" w:rsidRPr="00000000" w14:paraId="0000007E">
            <w:pPr>
              <w:tabs>
                <w:tab w:val="left" w:pos="4320"/>
                <w:tab w:val="left" w:pos="4485"/>
                <w:tab w:val="left" w:pos="5445"/>
              </w:tabs>
              <w:rPr>
                <w:b w:val="0"/>
                <w:color w:val="000000"/>
                <w:sz w:val="20"/>
                <w:szCs w:val="20"/>
                <w:vertAlign w:val="baseline"/>
              </w:rPr>
            </w:pPr>
            <w:r w:rsidDel="00000000" w:rsidR="00000000" w:rsidRPr="00000000">
              <w:rPr>
                <w:b w:val="1"/>
                <w:color w:val="000000"/>
                <w:sz w:val="20"/>
                <w:szCs w:val="20"/>
                <w:highlight w:val="yellow"/>
                <w:vertAlign w:val="baseline"/>
                <w:rtl w:val="0"/>
              </w:rPr>
              <w:t xml:space="preserve">(P3)</w:t>
            </w:r>
            <w:r w:rsidDel="00000000" w:rsidR="00000000" w:rsidRPr="00000000">
              <w:rPr>
                <w:b w:val="1"/>
                <w:color w:val="000000"/>
                <w:sz w:val="20"/>
                <w:szCs w:val="20"/>
                <w:vertAlign w:val="baseline"/>
                <w:rtl w:val="0"/>
              </w:rPr>
              <w:t xml:space="preserve"> 11.2 Tasas de interés.</w:t>
            </w:r>
            <w:r w:rsidDel="00000000" w:rsidR="00000000" w:rsidRPr="00000000">
              <w:rPr>
                <w:rtl w:val="0"/>
              </w:rPr>
            </w:r>
          </w:p>
          <w:p w:rsidR="00000000" w:rsidDel="00000000" w:rsidP="00000000" w:rsidRDefault="00000000" w:rsidRPr="00000000" w14:paraId="0000007F">
            <w:pPr>
              <w:tabs>
                <w:tab w:val="left" w:pos="4320"/>
                <w:tab w:val="left" w:pos="4485"/>
                <w:tab w:val="left" w:pos="5445"/>
              </w:tabs>
              <w:rPr>
                <w:b w:val="0"/>
                <w:color w:val="000000"/>
                <w:sz w:val="20"/>
                <w:szCs w:val="20"/>
                <w:vertAlign w:val="baseline"/>
              </w:rPr>
            </w:pPr>
            <w:r w:rsidDel="00000000" w:rsidR="00000000" w:rsidRPr="00000000">
              <w:rPr>
                <w:rtl w:val="0"/>
              </w:rPr>
            </w:r>
          </w:p>
          <w:p w:rsidR="00000000" w:rsidDel="00000000" w:rsidP="00000000" w:rsidRDefault="00000000" w:rsidRPr="00000000" w14:paraId="00000080">
            <w:pPr>
              <w:tabs>
                <w:tab w:val="left" w:pos="4320"/>
                <w:tab w:val="left" w:pos="4485"/>
                <w:tab w:val="left" w:pos="5445"/>
              </w:tabs>
              <w:jc w:val="both"/>
              <w:rPr>
                <w:color w:val="000000"/>
                <w:sz w:val="20"/>
                <w:szCs w:val="20"/>
                <w:vertAlign w:val="baseline"/>
              </w:rPr>
            </w:pPr>
            <w:r w:rsidDel="00000000" w:rsidR="00000000" w:rsidRPr="00000000">
              <w:rPr>
                <w:color w:val="000000"/>
                <w:sz w:val="20"/>
                <w:szCs w:val="20"/>
                <w:vertAlign w:val="baseline"/>
                <w:rtl w:val="0"/>
              </w:rPr>
              <w:t xml:space="preserve">Antes de abordar el tipo de tasas de interés, los invito a analizar los conceptos básicos con el fin de avanzar significativamente en las temáticas que le permitan desarrollar esta unidad.</w:t>
            </w:r>
          </w:p>
          <w:p w:rsidR="00000000" w:rsidDel="00000000" w:rsidP="00000000" w:rsidRDefault="00000000" w:rsidRPr="00000000" w14:paraId="00000081">
            <w:pPr>
              <w:tabs>
                <w:tab w:val="left" w:pos="4320"/>
                <w:tab w:val="left" w:pos="4485"/>
                <w:tab w:val="left" w:pos="5445"/>
              </w:tabs>
              <w:rPr>
                <w:b w:val="0"/>
                <w:color w:val="000000"/>
                <w:sz w:val="20"/>
                <w:szCs w:val="20"/>
                <w:vertAlign w:val="baseline"/>
              </w:rPr>
            </w:pPr>
            <w:r w:rsidDel="00000000" w:rsidR="00000000" w:rsidRPr="00000000">
              <w:rPr>
                <w:rtl w:val="0"/>
              </w:rPr>
            </w:r>
          </w:p>
          <w:p w:rsidR="00000000" w:rsidDel="00000000" w:rsidP="00000000" w:rsidRDefault="00000000" w:rsidRPr="00000000" w14:paraId="00000082">
            <w:pPr>
              <w:tabs>
                <w:tab w:val="left" w:pos="4320"/>
                <w:tab w:val="left" w:pos="4485"/>
                <w:tab w:val="left" w:pos="5445"/>
              </w:tabs>
              <w:jc w:val="both"/>
              <w:rPr>
                <w:sz w:val="20"/>
                <w:szCs w:val="20"/>
                <w:vertAlign w:val="baseline"/>
              </w:rPr>
            </w:pPr>
            <w:r w:rsidDel="00000000" w:rsidR="00000000" w:rsidRPr="00000000">
              <w:rPr>
                <w:color w:val="000000"/>
                <w:sz w:val="20"/>
                <w:szCs w:val="20"/>
                <w:highlight w:val="yellow"/>
                <w:vertAlign w:val="baseline"/>
                <w:rtl w:val="0"/>
              </w:rPr>
              <w:t xml:space="preserve">(P4)</w:t>
            </w:r>
            <w:r w:rsidDel="00000000" w:rsidR="00000000" w:rsidRPr="00000000">
              <w:rPr>
                <w:b w:val="1"/>
                <w:color w:val="000000"/>
                <w:sz w:val="20"/>
                <w:szCs w:val="20"/>
                <w:vertAlign w:val="baseline"/>
                <w:rtl w:val="0"/>
              </w:rPr>
              <w:t xml:space="preserve"> Interés: </w:t>
            </w:r>
            <w:r w:rsidDel="00000000" w:rsidR="00000000" w:rsidRPr="00000000">
              <w:rPr>
                <w:color w:val="000000"/>
                <w:sz w:val="20"/>
                <w:szCs w:val="20"/>
                <w:vertAlign w:val="baseline"/>
                <w:rtl w:val="0"/>
              </w:rPr>
              <w:t xml:space="preserve">es el</w:t>
            </w:r>
            <w:r w:rsidDel="00000000" w:rsidR="00000000" w:rsidRPr="00000000">
              <w:rPr>
                <w:b w:val="1"/>
                <w:color w:val="000000"/>
                <w:sz w:val="20"/>
                <w:szCs w:val="20"/>
                <w:vertAlign w:val="baseline"/>
                <w:rtl w:val="0"/>
              </w:rPr>
              <w:t xml:space="preserve"> </w:t>
            </w:r>
            <w:r w:rsidDel="00000000" w:rsidR="00000000" w:rsidRPr="00000000">
              <w:rPr>
                <w:sz w:val="20"/>
                <w:szCs w:val="20"/>
                <w:vertAlign w:val="baseline"/>
                <w:rtl w:val="0"/>
              </w:rPr>
              <w:t xml:space="preserve">valor que se cancela por utilizar un capital durante un periodo determinado, teniendo en cuenta las condiciones acordadas entre deudor y acreedor.</w:t>
            </w:r>
            <w:sdt>
              <w:sdtPr>
                <w:tag w:val="goog_rdk_0"/>
              </w:sdtPr>
              <w:sdtContent>
                <w:ins w:author="esperanza marin agamez" w:id="0" w:date="2020-11-01T10:33:00Z">
                  <w:r w:rsidDel="00000000" w:rsidR="00000000" w:rsidRPr="00000000">
                    <w:rPr>
                      <w:sz w:val="20"/>
                      <w:szCs w:val="20"/>
                      <w:vertAlign w:val="baseline"/>
                      <w:rtl w:val="0"/>
                    </w:rPr>
                    <w:t xml:space="preserve"> </w:t>
                  </w:r>
                </w:ins>
              </w:sdtContent>
            </w:sdt>
            <w:r w:rsidDel="00000000" w:rsidR="00000000" w:rsidRPr="00000000">
              <w:rPr>
                <w:rtl w:val="0"/>
              </w:rPr>
            </w:r>
          </w:p>
          <w:p w:rsidR="00000000" w:rsidDel="00000000" w:rsidP="00000000" w:rsidRDefault="00000000" w:rsidRPr="00000000" w14:paraId="00000083">
            <w:pPr>
              <w:tabs>
                <w:tab w:val="left" w:pos="4320"/>
                <w:tab w:val="left" w:pos="4485"/>
                <w:tab w:val="left" w:pos="5445"/>
              </w:tabs>
              <w:jc w:val="both"/>
              <w:rPr>
                <w:sz w:val="20"/>
                <w:szCs w:val="20"/>
                <w:vertAlign w:val="baseline"/>
              </w:rPr>
            </w:pPr>
            <w:r w:rsidDel="00000000" w:rsidR="00000000" w:rsidRPr="00000000">
              <w:rPr>
                <w:rtl w:val="0"/>
              </w:rPr>
            </w:r>
          </w:p>
          <w:p w:rsidR="00000000" w:rsidDel="00000000" w:rsidP="00000000" w:rsidRDefault="00000000" w:rsidRPr="00000000" w14:paraId="00000084">
            <w:pPr>
              <w:tabs>
                <w:tab w:val="left" w:pos="4320"/>
                <w:tab w:val="left" w:pos="4485"/>
                <w:tab w:val="left" w:pos="5445"/>
              </w:tabs>
              <w:jc w:val="both"/>
              <w:rPr>
                <w:sz w:val="20"/>
                <w:szCs w:val="20"/>
                <w:vertAlign w:val="baseline"/>
              </w:rPr>
            </w:pPr>
            <w:r w:rsidDel="00000000" w:rsidR="00000000" w:rsidRPr="00000000">
              <w:rPr>
                <w:sz w:val="20"/>
                <w:szCs w:val="20"/>
                <w:highlight w:val="yellow"/>
                <w:vertAlign w:val="baseline"/>
                <w:rtl w:val="0"/>
              </w:rPr>
              <w:t xml:space="preserve">(P5)</w:t>
            </w:r>
            <w:r w:rsidDel="00000000" w:rsidR="00000000" w:rsidRPr="00000000">
              <w:rPr>
                <w:sz w:val="20"/>
                <w:szCs w:val="20"/>
                <w:vertAlign w:val="baseline"/>
                <w:rtl w:val="0"/>
              </w:rPr>
              <w:t xml:space="preserve"> </w:t>
            </w:r>
            <w:r w:rsidDel="00000000" w:rsidR="00000000" w:rsidRPr="00000000">
              <w:rPr>
                <w:b w:val="1"/>
                <w:sz w:val="20"/>
                <w:szCs w:val="20"/>
                <w:vertAlign w:val="baseline"/>
                <w:rtl w:val="0"/>
              </w:rPr>
              <w:t xml:space="preserve">Valor Presente (VP):</w:t>
            </w:r>
            <w:r w:rsidDel="00000000" w:rsidR="00000000" w:rsidRPr="00000000">
              <w:rPr>
                <w:sz w:val="20"/>
                <w:szCs w:val="20"/>
                <w:vertAlign w:val="baseline"/>
                <w:rtl w:val="0"/>
              </w:rPr>
              <w:t xml:space="preserve"> es el valor actual (VA) de la inversión, denominado también capital inicial.</w:t>
            </w:r>
            <w:sdt>
              <w:sdtPr>
                <w:tag w:val="goog_rdk_1"/>
              </w:sdtPr>
              <w:sdtContent>
                <w:ins w:author="esperanza marin agamez" w:id="1" w:date="2020-11-01T10:33:00Z">
                  <w:r w:rsidDel="00000000" w:rsidR="00000000" w:rsidRPr="00000000">
                    <w:rPr>
                      <w:sz w:val="20"/>
                      <w:szCs w:val="20"/>
                      <w:vertAlign w:val="baseline"/>
                      <w:rtl w:val="0"/>
                    </w:rPr>
                    <w:t xml:space="preserve"> </w:t>
                  </w:r>
                </w:ins>
              </w:sdtContent>
            </w:sdt>
            <w:r w:rsidDel="00000000" w:rsidR="00000000" w:rsidRPr="00000000">
              <w:rPr>
                <w:rtl w:val="0"/>
              </w:rPr>
            </w:r>
          </w:p>
          <w:p w:rsidR="00000000" w:rsidDel="00000000" w:rsidP="00000000" w:rsidRDefault="00000000" w:rsidRPr="00000000" w14:paraId="00000085">
            <w:pPr>
              <w:tabs>
                <w:tab w:val="left" w:pos="4320"/>
                <w:tab w:val="left" w:pos="4485"/>
                <w:tab w:val="left" w:pos="5445"/>
              </w:tabs>
              <w:jc w:val="both"/>
              <w:rPr>
                <w:b w:val="0"/>
                <w:sz w:val="20"/>
                <w:szCs w:val="20"/>
                <w:vertAlign w:val="baseline"/>
              </w:rPr>
            </w:pPr>
            <w:r w:rsidDel="00000000" w:rsidR="00000000" w:rsidRPr="00000000">
              <w:rPr>
                <w:rtl w:val="0"/>
              </w:rPr>
            </w:r>
          </w:p>
          <w:p w:rsidR="00000000" w:rsidDel="00000000" w:rsidP="00000000" w:rsidRDefault="00000000" w:rsidRPr="00000000" w14:paraId="00000086">
            <w:pPr>
              <w:tabs>
                <w:tab w:val="left" w:pos="4320"/>
                <w:tab w:val="left" w:pos="4485"/>
                <w:tab w:val="left" w:pos="5445"/>
              </w:tabs>
              <w:jc w:val="both"/>
              <w:rPr>
                <w:sz w:val="20"/>
                <w:szCs w:val="20"/>
                <w:vertAlign w:val="baseline"/>
              </w:rPr>
            </w:pPr>
            <w:r w:rsidDel="00000000" w:rsidR="00000000" w:rsidRPr="00000000">
              <w:rPr>
                <w:sz w:val="20"/>
                <w:szCs w:val="20"/>
                <w:highlight w:val="yellow"/>
                <w:vertAlign w:val="baseline"/>
                <w:rtl w:val="0"/>
              </w:rPr>
              <w:t xml:space="preserve">(P6)</w:t>
            </w:r>
            <w:r w:rsidDel="00000000" w:rsidR="00000000" w:rsidRPr="00000000">
              <w:rPr>
                <w:sz w:val="20"/>
                <w:szCs w:val="20"/>
                <w:vertAlign w:val="baseline"/>
                <w:rtl w:val="0"/>
              </w:rPr>
              <w:t xml:space="preserve"> </w:t>
            </w:r>
            <w:r w:rsidDel="00000000" w:rsidR="00000000" w:rsidRPr="00000000">
              <w:rPr>
                <w:b w:val="1"/>
                <w:sz w:val="20"/>
                <w:szCs w:val="20"/>
                <w:vertAlign w:val="baseline"/>
                <w:rtl w:val="0"/>
              </w:rPr>
              <w:t xml:space="preserve">Valor Futuro (VF):</w:t>
            </w:r>
            <w:r w:rsidDel="00000000" w:rsidR="00000000" w:rsidRPr="00000000">
              <w:rPr>
                <w:b w:val="1"/>
                <w:sz w:val="20"/>
                <w:szCs w:val="20"/>
                <w:rtl w:val="0"/>
              </w:rPr>
              <w:t xml:space="preserve"> </w:t>
            </w:r>
            <w:r w:rsidDel="00000000" w:rsidR="00000000" w:rsidRPr="00000000">
              <w:rPr>
                <w:sz w:val="20"/>
                <w:szCs w:val="20"/>
                <w:vertAlign w:val="baseline"/>
                <w:rtl w:val="0"/>
              </w:rPr>
              <w:t xml:space="preserve">es el valor final de la inversión, teniendo en cuenta los intereses generados en un periodo determinado.   </w:t>
            </w:r>
          </w:p>
          <w:p w:rsidR="00000000" w:rsidDel="00000000" w:rsidP="00000000" w:rsidRDefault="00000000" w:rsidRPr="00000000" w14:paraId="00000087">
            <w:pPr>
              <w:tabs>
                <w:tab w:val="left" w:pos="4320"/>
                <w:tab w:val="left" w:pos="4485"/>
                <w:tab w:val="left" w:pos="5445"/>
              </w:tabs>
              <w:jc w:val="both"/>
              <w:rPr>
                <w:b w:val="0"/>
                <w:sz w:val="20"/>
                <w:szCs w:val="20"/>
                <w:vertAlign w:val="baseline"/>
              </w:rPr>
            </w:pPr>
            <w:r w:rsidDel="00000000" w:rsidR="00000000" w:rsidRPr="00000000">
              <w:rPr>
                <w:rtl w:val="0"/>
              </w:rPr>
            </w:r>
          </w:p>
          <w:p w:rsidR="00000000" w:rsidDel="00000000" w:rsidP="00000000" w:rsidRDefault="00000000" w:rsidRPr="00000000" w14:paraId="00000088">
            <w:pPr>
              <w:tabs>
                <w:tab w:val="left" w:pos="4320"/>
                <w:tab w:val="left" w:pos="4485"/>
                <w:tab w:val="left" w:pos="5445"/>
              </w:tabs>
              <w:jc w:val="both"/>
              <w:rPr>
                <w:sz w:val="20"/>
                <w:szCs w:val="20"/>
                <w:vertAlign w:val="baseline"/>
              </w:rPr>
            </w:pPr>
            <w:r w:rsidDel="00000000" w:rsidR="00000000" w:rsidRPr="00000000">
              <w:rPr>
                <w:sz w:val="20"/>
                <w:szCs w:val="20"/>
                <w:highlight w:val="yellow"/>
                <w:vertAlign w:val="baseline"/>
                <w:rtl w:val="0"/>
              </w:rPr>
              <w:t xml:space="preserve">(P7)</w:t>
            </w:r>
            <w:r w:rsidDel="00000000" w:rsidR="00000000" w:rsidRPr="00000000">
              <w:rPr>
                <w:sz w:val="20"/>
                <w:szCs w:val="20"/>
                <w:vertAlign w:val="baseline"/>
                <w:rtl w:val="0"/>
              </w:rPr>
              <w:t xml:space="preserve"> </w:t>
            </w:r>
            <w:r w:rsidDel="00000000" w:rsidR="00000000" w:rsidRPr="00000000">
              <w:rPr>
                <w:b w:val="1"/>
                <w:sz w:val="20"/>
                <w:szCs w:val="20"/>
                <w:vertAlign w:val="baseline"/>
                <w:rtl w:val="0"/>
              </w:rPr>
              <w:t xml:space="preserve">Tiempo (n):</w:t>
            </w:r>
            <w:r w:rsidDel="00000000" w:rsidR="00000000" w:rsidRPr="00000000">
              <w:rPr>
                <w:sz w:val="20"/>
                <w:szCs w:val="20"/>
                <w:vertAlign w:val="baseline"/>
                <w:rtl w:val="0"/>
              </w:rPr>
              <w:t xml:space="preserve"> periodo en el cual se lleva a cabo en la operación financiera.</w:t>
            </w:r>
            <w:sdt>
              <w:sdtPr>
                <w:tag w:val="goog_rdk_2"/>
              </w:sdtPr>
              <w:sdtContent>
                <w:ins w:author="esperanza marin agamez" w:id="2" w:date="2020-11-01T10:33:00Z">
                  <w:r w:rsidDel="00000000" w:rsidR="00000000" w:rsidRPr="00000000">
                    <w:rPr>
                      <w:sz w:val="20"/>
                      <w:szCs w:val="20"/>
                      <w:vertAlign w:val="baseline"/>
                      <w:rtl w:val="0"/>
                    </w:rPr>
                    <w:t xml:space="preserve"> </w:t>
                  </w:r>
                </w:ins>
              </w:sdtContent>
            </w:sdt>
            <w:r w:rsidDel="00000000" w:rsidR="00000000" w:rsidRPr="00000000">
              <w:rPr>
                <w:rtl w:val="0"/>
              </w:rPr>
            </w:r>
          </w:p>
          <w:p w:rsidR="00000000" w:rsidDel="00000000" w:rsidP="00000000" w:rsidRDefault="00000000" w:rsidRPr="00000000" w14:paraId="00000089">
            <w:pPr>
              <w:tabs>
                <w:tab w:val="left" w:pos="4320"/>
                <w:tab w:val="left" w:pos="4485"/>
                <w:tab w:val="left" w:pos="5445"/>
              </w:tabs>
              <w:jc w:val="both"/>
              <w:rPr>
                <w:sz w:val="20"/>
                <w:szCs w:val="20"/>
                <w:vertAlign w:val="baseline"/>
              </w:rPr>
            </w:pPr>
            <w:r w:rsidDel="00000000" w:rsidR="00000000" w:rsidRPr="00000000">
              <w:rPr>
                <w:rtl w:val="0"/>
              </w:rPr>
            </w:r>
          </w:p>
          <w:p w:rsidR="00000000" w:rsidDel="00000000" w:rsidP="00000000" w:rsidRDefault="00000000" w:rsidRPr="00000000" w14:paraId="0000008A">
            <w:pPr>
              <w:tabs>
                <w:tab w:val="left" w:pos="4320"/>
                <w:tab w:val="left" w:pos="4485"/>
                <w:tab w:val="left" w:pos="5445"/>
              </w:tabs>
              <w:jc w:val="both"/>
              <w:rPr>
                <w:sz w:val="20"/>
                <w:szCs w:val="20"/>
                <w:vertAlign w:val="baseline"/>
              </w:rPr>
            </w:pPr>
            <w:r w:rsidDel="00000000" w:rsidR="00000000" w:rsidRPr="00000000">
              <w:rPr>
                <w:sz w:val="20"/>
                <w:szCs w:val="20"/>
                <w:highlight w:val="yellow"/>
                <w:vertAlign w:val="baseline"/>
                <w:rtl w:val="0"/>
              </w:rPr>
              <w:t xml:space="preserve">(P8)</w:t>
            </w:r>
            <w:r w:rsidDel="00000000" w:rsidR="00000000" w:rsidRPr="00000000">
              <w:rPr>
                <w:sz w:val="20"/>
                <w:szCs w:val="20"/>
                <w:vertAlign w:val="baseline"/>
                <w:rtl w:val="0"/>
              </w:rPr>
              <w:t xml:space="preserve"> </w:t>
            </w:r>
            <w:r w:rsidDel="00000000" w:rsidR="00000000" w:rsidRPr="00000000">
              <w:rPr>
                <w:b w:val="1"/>
                <w:sz w:val="20"/>
                <w:szCs w:val="20"/>
                <w:vertAlign w:val="baseline"/>
                <w:rtl w:val="0"/>
              </w:rPr>
              <w:t xml:space="preserve">Tasa de interés (i):</w:t>
            </w:r>
            <w:r w:rsidDel="00000000" w:rsidR="00000000" w:rsidRPr="00000000">
              <w:rPr>
                <w:sz w:val="20"/>
                <w:szCs w:val="20"/>
                <w:vertAlign w:val="baseline"/>
                <w:rtl w:val="0"/>
              </w:rPr>
              <w:t xml:space="preserve"> interés que genera el capital inicial en un periodo dado.    </w:t>
            </w:r>
          </w:p>
          <w:p w:rsidR="00000000" w:rsidDel="00000000" w:rsidP="00000000" w:rsidRDefault="00000000" w:rsidRPr="00000000" w14:paraId="0000008B">
            <w:pPr>
              <w:tabs>
                <w:tab w:val="left" w:pos="4320"/>
                <w:tab w:val="left" w:pos="4485"/>
                <w:tab w:val="left" w:pos="5445"/>
              </w:tabs>
              <w:jc w:val="both"/>
              <w:rPr>
                <w:sz w:val="20"/>
                <w:szCs w:val="20"/>
                <w:vertAlign w:val="baseline"/>
              </w:rPr>
            </w:pPr>
            <w:r w:rsidDel="00000000" w:rsidR="00000000" w:rsidRPr="00000000">
              <w:rPr>
                <w:rtl w:val="0"/>
              </w:rPr>
            </w:r>
          </w:p>
          <w:p w:rsidR="00000000" w:rsidDel="00000000" w:rsidP="00000000" w:rsidRDefault="00000000" w:rsidRPr="00000000" w14:paraId="0000008C">
            <w:pPr>
              <w:tabs>
                <w:tab w:val="left" w:pos="4320"/>
                <w:tab w:val="left" w:pos="4485"/>
                <w:tab w:val="left" w:pos="5445"/>
              </w:tabs>
              <w:jc w:val="both"/>
              <w:rPr>
                <w:sz w:val="20"/>
                <w:szCs w:val="20"/>
                <w:vertAlign w:val="baseline"/>
              </w:rPr>
            </w:pPr>
            <w:r w:rsidDel="00000000" w:rsidR="00000000" w:rsidRPr="00000000">
              <w:rPr>
                <w:sz w:val="20"/>
                <w:szCs w:val="20"/>
                <w:highlight w:val="yellow"/>
                <w:vertAlign w:val="baseline"/>
                <w:rtl w:val="0"/>
              </w:rPr>
              <w:t xml:space="preserve">(P9)</w:t>
            </w:r>
            <w:r w:rsidDel="00000000" w:rsidR="00000000" w:rsidRPr="00000000">
              <w:rPr>
                <w:sz w:val="20"/>
                <w:szCs w:val="20"/>
                <w:vertAlign w:val="baseline"/>
                <w:rtl w:val="0"/>
              </w:rPr>
              <w:t xml:space="preserve"> </w:t>
            </w:r>
            <w:r w:rsidDel="00000000" w:rsidR="00000000" w:rsidRPr="00000000">
              <w:rPr>
                <w:b w:val="1"/>
                <w:sz w:val="20"/>
                <w:szCs w:val="20"/>
                <w:vertAlign w:val="baseline"/>
                <w:rtl w:val="0"/>
              </w:rPr>
              <w:t xml:space="preserve">Diagrama flujo de caja: </w:t>
            </w:r>
            <w:r w:rsidDel="00000000" w:rsidR="00000000" w:rsidRPr="00000000">
              <w:rPr>
                <w:sz w:val="20"/>
                <w:szCs w:val="20"/>
                <w:vertAlign w:val="baseline"/>
                <w:rtl w:val="0"/>
              </w:rPr>
              <w:t xml:space="preserve">esquema gráfico que representa el capital invertido (el valor final en un tiempo determinado y tasa acordada.)</w:t>
            </w:r>
            <w:sdt>
              <w:sdtPr>
                <w:tag w:val="goog_rdk_3"/>
              </w:sdtPr>
              <w:sdtContent>
                <w:ins w:author="Esperanza Marín" w:id="3" w:date="2021-05-07T16:55:15Z">
                  <w:r w:rsidDel="00000000" w:rsidR="00000000" w:rsidRPr="00000000">
                    <w:rPr>
                      <w:sz w:val="20"/>
                      <w:szCs w:val="20"/>
                      <w:vertAlign w:val="baseline"/>
                      <w:rtl w:val="0"/>
                    </w:rPr>
                    <w:t xml:space="preserve"> </w:t>
                  </w:r>
                </w:ins>
              </w:sdtContent>
            </w:sdt>
            <w:r w:rsidDel="00000000" w:rsidR="00000000" w:rsidRPr="00000000">
              <w:rPr>
                <w:rtl w:val="0"/>
              </w:rPr>
            </w:r>
          </w:p>
          <w:p w:rsidR="00000000" w:rsidDel="00000000" w:rsidP="00000000" w:rsidRDefault="00000000" w:rsidRPr="00000000" w14:paraId="0000008D">
            <w:pPr>
              <w:tabs>
                <w:tab w:val="left" w:pos="4320"/>
                <w:tab w:val="left" w:pos="4485"/>
                <w:tab w:val="left" w:pos="5445"/>
              </w:tabs>
              <w:jc w:val="center"/>
              <w:rPr>
                <w:sz w:val="20"/>
                <w:szCs w:val="20"/>
                <w:vertAlign w:val="baseline"/>
              </w:rPr>
            </w:pPr>
            <w:r w:rsidDel="00000000" w:rsidR="00000000" w:rsidRPr="00000000">
              <w:rPr>
                <w:sz w:val="20"/>
                <w:szCs w:val="20"/>
                <w:vertAlign w:val="baseline"/>
              </w:rPr>
              <w:pict>
                <v:shape id="_x0000_s0" style="width:198pt;height:95pt" type="#_x0000_t75">
                  <v:imagedata r:id="rId1" o:title=""/>
                </v:shape>
                <o:OLEObject DrawAspect="Content" r:id="rId2" ObjectID="_1658662035" ProgID="PBrush" ShapeID="_x0000_s0" Type="Embed"/>
              </w:pict>
            </w:r>
            <w:r w:rsidDel="00000000" w:rsidR="00000000" w:rsidRPr="00000000">
              <w:rPr>
                <w:rtl w:val="0"/>
              </w:rPr>
            </w:r>
          </w:p>
          <w:p w:rsidR="00000000" w:rsidDel="00000000" w:rsidP="00000000" w:rsidRDefault="00000000" w:rsidRPr="00000000" w14:paraId="0000008E">
            <w:pPr>
              <w:tabs>
                <w:tab w:val="left" w:pos="4320"/>
                <w:tab w:val="left" w:pos="4485"/>
                <w:tab w:val="left" w:pos="5445"/>
              </w:tabs>
              <w:jc w:val="center"/>
              <w:rPr>
                <w:sz w:val="20"/>
                <w:szCs w:val="20"/>
                <w:vertAlign w:val="baseline"/>
              </w:rPr>
            </w:pPr>
            <w:r w:rsidDel="00000000" w:rsidR="00000000" w:rsidRPr="00000000">
              <w:rPr>
                <w:rtl w:val="0"/>
              </w:rPr>
            </w:r>
          </w:p>
          <w:p w:rsidR="00000000" w:rsidDel="00000000" w:rsidP="00000000" w:rsidRDefault="00000000" w:rsidRPr="00000000" w14:paraId="0000008F">
            <w:pPr>
              <w:tabs>
                <w:tab w:val="left" w:pos="4320"/>
                <w:tab w:val="left" w:pos="4485"/>
                <w:tab w:val="left" w:pos="5445"/>
              </w:tabs>
              <w:jc w:val="center"/>
              <w:rPr>
                <w:sz w:val="20"/>
                <w:szCs w:val="20"/>
                <w:vertAlign w:val="baseline"/>
              </w:rPr>
            </w:pPr>
            <w:r w:rsidDel="00000000" w:rsidR="00000000" w:rsidRPr="00000000">
              <w:rPr>
                <w:rtl w:val="0"/>
              </w:rPr>
            </w:r>
          </w:p>
          <w:p w:rsidR="00000000" w:rsidDel="00000000" w:rsidP="00000000" w:rsidRDefault="00000000" w:rsidRPr="00000000" w14:paraId="00000090">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91">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92">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93">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94">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95">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96">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97">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98">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99">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9A">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9B">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9C">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9D">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9E">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9F">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A0">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A1">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A2">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A3">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A4">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A5">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A6">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A7">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A8">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A9">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AA">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AB">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AC">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AD">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AE">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AF">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B0">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B1">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B2">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B3">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B4">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B5">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B6">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B7">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B8">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B9">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BA">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BB">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BC">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BD">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BE">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BF">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C0">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C1">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C2">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C3">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C4">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C5">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C6">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C7">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C8">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C9">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CA">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CB">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CC">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CD">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CE">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CF">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D0">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D1">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D2">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D3">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D4">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D5">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D6">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D7">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D8">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D9">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DA">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DB">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DC">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DD">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DE">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DF">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E0">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E1">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E2">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E3">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E4">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E5">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E6">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E7">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E8">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E9">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EA">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EB">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EC">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ED">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EE">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EF">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F0">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F1">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F2">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F3">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F4">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F5">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F6">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F7">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F8">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F9">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FA">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FB">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FC">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FD">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FE">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0FF">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100">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101">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102">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103">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104">
            <w:pPr>
              <w:tabs>
                <w:tab w:val="left" w:pos="4320"/>
                <w:tab w:val="left" w:pos="4485"/>
                <w:tab w:val="left" w:pos="5445"/>
              </w:tabs>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105">
            <w:pPr>
              <w:tabs>
                <w:tab w:val="left" w:pos="4320"/>
                <w:tab w:val="left" w:pos="4485"/>
                <w:tab w:val="left" w:pos="5445"/>
              </w:tabs>
              <w:jc w:val="both"/>
              <w:rPr>
                <w:color w:val="000000"/>
                <w:sz w:val="20"/>
                <w:szCs w:val="20"/>
                <w:vertAlign w:val="baseline"/>
              </w:rPr>
            </w:pPr>
            <w:r w:rsidDel="00000000" w:rsidR="00000000" w:rsidRPr="00000000">
              <w:rPr>
                <w:sz w:val="20"/>
                <w:szCs w:val="20"/>
                <w:highlight w:val="yellow"/>
                <w:vertAlign w:val="baseline"/>
                <w:rtl w:val="0"/>
              </w:rPr>
              <w:t xml:space="preserve">(P10)</w:t>
            </w:r>
            <w:r w:rsidDel="00000000" w:rsidR="00000000" w:rsidRPr="00000000">
              <w:rPr>
                <w:sz w:val="20"/>
                <w:szCs w:val="20"/>
                <w:vertAlign w:val="baseline"/>
                <w:rtl w:val="0"/>
              </w:rPr>
              <w:t xml:space="preserve"> </w:t>
            </w:r>
            <w:r w:rsidDel="00000000" w:rsidR="00000000" w:rsidRPr="00000000">
              <w:rPr>
                <w:b w:val="1"/>
                <w:sz w:val="20"/>
                <w:szCs w:val="20"/>
                <w:vertAlign w:val="baseline"/>
                <w:rtl w:val="0"/>
              </w:rPr>
              <w:t xml:space="preserve">11.2.1</w:t>
            </w:r>
            <w:r w:rsidDel="00000000" w:rsidR="00000000" w:rsidRPr="00000000">
              <w:rPr>
                <w:sz w:val="20"/>
                <w:szCs w:val="20"/>
                <w:vertAlign w:val="baseline"/>
                <w:rtl w:val="0"/>
              </w:rPr>
              <w:t xml:space="preserve"> </w:t>
            </w:r>
            <w:r w:rsidDel="00000000" w:rsidR="00000000" w:rsidRPr="00000000">
              <w:rPr>
                <w:b w:val="1"/>
                <w:color w:val="000000"/>
                <w:sz w:val="20"/>
                <w:szCs w:val="20"/>
                <w:vertAlign w:val="baseline"/>
                <w:rtl w:val="0"/>
              </w:rPr>
              <w:t xml:space="preserve">Interés simple: </w:t>
            </w:r>
            <w:r w:rsidDel="00000000" w:rsidR="00000000" w:rsidRPr="00000000">
              <w:rPr>
                <w:color w:val="000000"/>
                <w:sz w:val="20"/>
                <w:szCs w:val="20"/>
                <w:vertAlign w:val="baseline"/>
                <w:rtl w:val="0"/>
              </w:rPr>
              <w:t xml:space="preserve">es el</w:t>
            </w:r>
            <w:r w:rsidDel="00000000" w:rsidR="00000000" w:rsidRPr="00000000">
              <w:rPr>
                <w:b w:val="1"/>
                <w:color w:val="000000"/>
                <w:sz w:val="20"/>
                <w:szCs w:val="20"/>
                <w:vertAlign w:val="baseline"/>
                <w:rtl w:val="0"/>
              </w:rPr>
              <w:t xml:space="preserve"> </w:t>
            </w:r>
            <w:r w:rsidDel="00000000" w:rsidR="00000000" w:rsidRPr="00000000">
              <w:rPr>
                <w:color w:val="000000"/>
                <w:sz w:val="20"/>
                <w:szCs w:val="20"/>
                <w:vertAlign w:val="baseline"/>
                <w:rtl w:val="0"/>
              </w:rPr>
              <w:t xml:space="preserve">interés que se genera en un periodo determinado. Se calcula sobre el capital inicial y no es capitalizable; es decir, no se acumula con el capital para originar nuevos intereses. </w:t>
            </w:r>
            <w:sdt>
              <w:sdtPr>
                <w:tag w:val="goog_rdk_4"/>
              </w:sdtPr>
              <w:sdtContent>
                <w:ins w:author="esperanza marin agamez" w:id="4" w:date="2020-11-01T10:33:00Z">
                  <w:r w:rsidDel="00000000" w:rsidR="00000000" w:rsidRPr="00000000">
                    <w:rPr>
                      <w:color w:val="000000"/>
                      <w:sz w:val="20"/>
                      <w:szCs w:val="20"/>
                      <w:vertAlign w:val="baseline"/>
                      <w:rtl w:val="0"/>
                    </w:rPr>
                    <w:t xml:space="preserve"> </w:t>
                  </w:r>
                </w:ins>
              </w:sdtContent>
            </w:sdt>
            <w:r w:rsidDel="00000000" w:rsidR="00000000" w:rsidRPr="00000000">
              <w:rPr>
                <w:rtl w:val="0"/>
              </w:rPr>
            </w:r>
          </w:p>
          <w:p w:rsidR="00000000" w:rsidDel="00000000" w:rsidP="00000000" w:rsidRDefault="00000000" w:rsidRPr="00000000" w14:paraId="00000106">
            <w:pPr>
              <w:tabs>
                <w:tab w:val="left" w:pos="4320"/>
                <w:tab w:val="left" w:pos="4485"/>
                <w:tab w:val="left" w:pos="5445"/>
              </w:tabs>
              <w:jc w:val="both"/>
              <w:rPr>
                <w:sz w:val="20"/>
                <w:szCs w:val="20"/>
                <w:vertAlign w:val="baseline"/>
              </w:rPr>
            </w:pPr>
            <w:r w:rsidDel="00000000" w:rsidR="00000000" w:rsidRPr="00000000">
              <w:rPr>
                <w:color w:val="000000"/>
                <w:sz w:val="20"/>
                <w:szCs w:val="20"/>
                <w:vertAlign w:val="baseline"/>
                <w:rtl w:val="0"/>
              </w:rPr>
              <w:t xml:space="preserve"> </w:t>
            </w:r>
            <w:r w:rsidDel="00000000" w:rsidR="00000000" w:rsidRPr="00000000">
              <w:rPr>
                <w:rtl w:val="0"/>
              </w:rPr>
            </w:r>
          </w:p>
          <w:p w:rsidR="00000000" w:rsidDel="00000000" w:rsidP="00000000" w:rsidRDefault="00000000" w:rsidRPr="00000000" w14:paraId="00000107">
            <w:pPr>
              <w:tabs>
                <w:tab w:val="left" w:pos="4320"/>
                <w:tab w:val="left" w:pos="4485"/>
                <w:tab w:val="left" w:pos="5445"/>
              </w:tabs>
              <w:jc w:val="both"/>
              <w:rPr>
                <w:sz w:val="20"/>
                <w:szCs w:val="20"/>
                <w:vertAlign w:val="baseline"/>
              </w:rPr>
            </w:pPr>
            <w:r w:rsidDel="00000000" w:rsidR="00000000" w:rsidRPr="00000000">
              <w:rPr>
                <w:b w:val="1"/>
                <w:sz w:val="20"/>
                <w:szCs w:val="20"/>
                <w:vertAlign w:val="baseline"/>
                <w:rtl w:val="0"/>
              </w:rPr>
              <w:t xml:space="preserve">Ejemplo 1:</w:t>
            </w:r>
            <w:r w:rsidDel="00000000" w:rsidR="00000000" w:rsidRPr="00000000">
              <w:rPr>
                <w:sz w:val="20"/>
                <w:szCs w:val="20"/>
                <w:vertAlign w:val="baseline"/>
                <w:rtl w:val="0"/>
              </w:rPr>
              <w:t xml:space="preserve"> </w:t>
            </w:r>
            <w:r w:rsidDel="00000000" w:rsidR="00000000" w:rsidRPr="00000000">
              <w:rPr>
                <w:color w:val="000000"/>
                <w:sz w:val="20"/>
                <w:szCs w:val="20"/>
                <w:vertAlign w:val="baseline"/>
                <w:rtl w:val="0"/>
              </w:rPr>
              <w:t xml:space="preserve">Carolina </w:t>
            </w:r>
            <w:r w:rsidDel="00000000" w:rsidR="00000000" w:rsidRPr="00000000">
              <w:rPr>
                <w:sz w:val="20"/>
                <w:szCs w:val="20"/>
                <w:vertAlign w:val="baseline"/>
                <w:rtl w:val="0"/>
              </w:rPr>
              <w:t xml:space="preserve">invierte hoy $12.000.000 en una cuenta que paga el 9% simple anual, ¿qué cantidad podrá retirar dentro de 3 años?</w:t>
            </w:r>
          </w:p>
          <w:p w:rsidR="00000000" w:rsidDel="00000000" w:rsidP="00000000" w:rsidRDefault="00000000" w:rsidRPr="00000000" w14:paraId="00000108">
            <w:pPr>
              <w:jc w:val="both"/>
              <w:rPr>
                <w:sz w:val="20"/>
                <w:szCs w:val="20"/>
                <w:vertAlign w:val="baseline"/>
              </w:rPr>
            </w:pPr>
            <w:r w:rsidDel="00000000" w:rsidR="00000000" w:rsidRPr="00000000">
              <w:rPr>
                <w:rtl w:val="0"/>
              </w:rPr>
            </w:r>
          </w:p>
          <w:p w:rsidR="00000000" w:rsidDel="00000000" w:rsidP="00000000" w:rsidRDefault="00000000" w:rsidRPr="00000000" w14:paraId="00000109">
            <w:pPr>
              <w:jc w:val="both"/>
              <w:rPr>
                <w:sz w:val="20"/>
                <w:szCs w:val="20"/>
                <w:vertAlign w:val="baseline"/>
              </w:rPr>
            </w:pPr>
            <w:r w:rsidDel="00000000" w:rsidR="00000000" w:rsidRPr="00000000">
              <w:rPr>
                <w:sz w:val="20"/>
                <w:szCs w:val="20"/>
                <w:vertAlign w:val="baseline"/>
                <w:rtl w:val="0"/>
              </w:rPr>
              <w:t xml:space="preserve">Para desarrollar el ejercicio, es importante tener en cuenta los datos suministrados; por ello, no olvide analiza</w:t>
            </w:r>
            <w:sdt>
              <w:sdtPr>
                <w:tag w:val="goog_rdk_5"/>
              </w:sdtPr>
              <w:sdtContent>
                <w:ins w:author="Carmen Loaiza" w:id="5" w:date="2020-11-03T15:04:00Z">
                  <w:r w:rsidDel="00000000" w:rsidR="00000000" w:rsidRPr="00000000">
                    <w:rPr>
                      <w:sz w:val="20"/>
                      <w:szCs w:val="20"/>
                      <w:vertAlign w:val="baseline"/>
                      <w:rtl w:val="0"/>
                    </w:rPr>
                    <w:t xml:space="preserve">r</w:t>
                  </w:r>
                </w:ins>
              </w:sdtContent>
            </w:sdt>
            <w:r w:rsidDel="00000000" w:rsidR="00000000" w:rsidRPr="00000000">
              <w:rPr>
                <w:sz w:val="20"/>
                <w:szCs w:val="20"/>
                <w:vertAlign w:val="baseline"/>
                <w:rtl w:val="0"/>
              </w:rPr>
              <w:t xml:space="preserve"> la información y observar que se tiene la necesidad de hallar el valor futuro, mediante el interés simple. Recordemos que este no capitaliza como sucede en el interés compuesto. </w:t>
            </w:r>
          </w:p>
          <w:p w:rsidR="00000000" w:rsidDel="00000000" w:rsidP="00000000" w:rsidRDefault="00000000" w:rsidRPr="00000000" w14:paraId="0000010A">
            <w:pPr>
              <w:jc w:val="both"/>
              <w:rPr>
                <w:sz w:val="20"/>
                <w:szCs w:val="20"/>
                <w:vertAlign w:val="baseline"/>
              </w:rPr>
            </w:pPr>
            <w:r w:rsidDel="00000000" w:rsidR="00000000" w:rsidRPr="00000000">
              <w:rPr>
                <w:rtl w:val="0"/>
              </w:rPr>
            </w:r>
          </w:p>
          <w:p w:rsidR="00000000" w:rsidDel="00000000" w:rsidP="00000000" w:rsidRDefault="00000000" w:rsidRPr="00000000" w14:paraId="0000010B">
            <w:pPr>
              <w:jc w:val="both"/>
              <w:rPr>
                <w:sz w:val="20"/>
                <w:szCs w:val="20"/>
                <w:vertAlign w:val="baseline"/>
              </w:rPr>
            </w:pPr>
            <w:r w:rsidDel="00000000" w:rsidR="00000000" w:rsidRPr="00000000">
              <w:rPr>
                <w:sz w:val="20"/>
                <w:szCs w:val="20"/>
                <w:vertAlign w:val="baseline"/>
                <w:rtl w:val="0"/>
              </w:rPr>
              <w:t xml:space="preserve">La fórmula que debe usarse es:</w:t>
            </w:r>
          </w:p>
          <w:p w:rsidR="00000000" w:rsidDel="00000000" w:rsidP="00000000" w:rsidRDefault="00000000" w:rsidRPr="00000000" w14:paraId="0000010C">
            <w:pPr>
              <w:jc w:val="both"/>
              <w:rPr>
                <w:sz w:val="20"/>
                <w:szCs w:val="20"/>
                <w:vertAlign w:val="baseline"/>
              </w:rPr>
            </w:pPr>
            <w:r w:rsidDel="00000000" w:rsidR="00000000" w:rsidRPr="00000000">
              <w:rPr>
                <w:rtl w:val="0"/>
              </w:rPr>
            </w:r>
          </w:p>
          <w:p w:rsidR="00000000" w:rsidDel="00000000" w:rsidP="00000000" w:rsidRDefault="00000000" w:rsidRPr="00000000" w14:paraId="0000010D">
            <w:pPr>
              <w:jc w:val="both"/>
              <w:rPr>
                <w:sz w:val="20"/>
                <w:szCs w:val="20"/>
                <w:vertAlign w:val="baseline"/>
              </w:rPr>
            </w:pPr>
            <w:r w:rsidDel="00000000" w:rsidR="00000000" w:rsidRPr="00000000">
              <w:rPr>
                <w:sz w:val="20"/>
                <w:szCs w:val="20"/>
                <w:vertAlign w:val="baseline"/>
                <w:rtl w:val="0"/>
              </w:rPr>
              <w:t xml:space="preserve">                            </w:t>
            </w:r>
          </w:p>
          <w:p w:rsidR="00000000" w:rsidDel="00000000" w:rsidP="00000000" w:rsidRDefault="00000000" w:rsidRPr="00000000" w14:paraId="0000010E">
            <w:pPr>
              <w:jc w:val="both"/>
              <w:rPr>
                <w:sz w:val="20"/>
                <w:szCs w:val="20"/>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1104900</wp:posOffset>
                      </wp:positionH>
                      <wp:positionV relativeFrom="paragraph">
                        <wp:posOffset>0</wp:posOffset>
                      </wp:positionV>
                      <wp:extent cx="1526540" cy="411480"/>
                      <wp:effectExtent b="0" l="0" r="0" t="0"/>
                      <wp:wrapSquare wrapText="bothSides" distB="0" distT="0" distL="0" distR="0"/>
                      <wp:docPr id="1081" name=""/>
                      <a:graphic>
                        <a:graphicData uri="http://schemas.microsoft.com/office/word/2010/wordprocessingShape">
                          <wps:wsp>
                            <wps:cNvSpPr/>
                            <wps:cNvPr id="22" name="Shape 22"/>
                            <wps:spPr>
                              <a:xfrm>
                                <a:off x="4587493" y="3579023"/>
                                <a:ext cx="1517015" cy="401955"/>
                              </a:xfrm>
                              <a:prstGeom prst="roundRect">
                                <a:avLst>
                                  <a:gd fmla="val 16667" name="adj"/>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1104900</wp:posOffset>
                      </wp:positionH>
                      <wp:positionV relativeFrom="paragraph">
                        <wp:posOffset>0</wp:posOffset>
                      </wp:positionV>
                      <wp:extent cx="1526540" cy="411480"/>
                      <wp:effectExtent b="0" l="0" r="0" t="0"/>
                      <wp:wrapSquare wrapText="bothSides" distB="0" distT="0" distL="0" distR="0"/>
                      <wp:docPr id="1081" name="image48.png"/>
                      <a:graphic>
                        <a:graphicData uri="http://schemas.openxmlformats.org/drawingml/2006/picture">
                          <pic:pic>
                            <pic:nvPicPr>
                              <pic:cNvPr id="0" name="image48.png"/>
                              <pic:cNvPicPr preferRelativeResize="0"/>
                            </pic:nvPicPr>
                            <pic:blipFill>
                              <a:blip r:embed="rId15"/>
                              <a:srcRect/>
                              <a:stretch>
                                <a:fillRect/>
                              </a:stretch>
                            </pic:blipFill>
                            <pic:spPr>
                              <a:xfrm>
                                <a:off x="0" y="0"/>
                                <a:ext cx="1526540" cy="411480"/>
                              </a:xfrm>
                              <a:prstGeom prst="rect"/>
                              <a:ln/>
                            </pic:spPr>
                          </pic:pic>
                        </a:graphicData>
                      </a:graphic>
                    </wp:anchor>
                  </w:drawing>
                </mc:Fallback>
              </mc:AlternateContent>
            </w:r>
          </w:p>
          <w:p w:rsidR="00000000" w:rsidDel="00000000" w:rsidP="00000000" w:rsidRDefault="00000000" w:rsidRPr="00000000" w14:paraId="0000010F">
            <w:pPr>
              <w:jc w:val="center"/>
              <w:rPr>
                <w:b w:val="0"/>
                <w:i w:val="0"/>
                <w:sz w:val="20"/>
                <w:szCs w:val="20"/>
                <w:vertAlign w:val="baseline"/>
              </w:rPr>
            </w:pPr>
            <w:r w:rsidDel="00000000" w:rsidR="00000000" w:rsidRPr="00000000">
              <w:rPr>
                <w:b w:val="1"/>
                <w:color w:val="000000"/>
                <w:sz w:val="20"/>
                <w:szCs w:val="20"/>
                <w:highlight w:val="white"/>
                <w:vertAlign w:val="baseline"/>
                <w:rtl w:val="0"/>
              </w:rPr>
              <w:t xml:space="preserve">VF = VA (1 + n * i)</w:t>
            </w:r>
            <w:r w:rsidDel="00000000" w:rsidR="00000000" w:rsidRPr="00000000">
              <w:rPr>
                <w:rtl w:val="0"/>
              </w:rPr>
            </w:r>
          </w:p>
          <w:p w:rsidR="00000000" w:rsidDel="00000000" w:rsidP="00000000" w:rsidRDefault="00000000" w:rsidRPr="00000000" w14:paraId="00000110">
            <w:pPr>
              <w:tabs>
                <w:tab w:val="left" w:pos="4320"/>
                <w:tab w:val="left" w:pos="4485"/>
                <w:tab w:val="left" w:pos="5445"/>
              </w:tabs>
              <w:rPr>
                <w:sz w:val="20"/>
                <w:szCs w:val="20"/>
                <w:vertAlign w:val="baseline"/>
              </w:rPr>
            </w:pPr>
            <w:r w:rsidDel="00000000" w:rsidR="00000000" w:rsidRPr="00000000">
              <w:rPr>
                <w:rtl w:val="0"/>
              </w:rPr>
            </w:r>
          </w:p>
          <w:p w:rsidR="00000000" w:rsidDel="00000000" w:rsidP="00000000" w:rsidRDefault="00000000" w:rsidRPr="00000000" w14:paraId="00000111">
            <w:pPr>
              <w:jc w:val="center"/>
              <w:rPr>
                <w:sz w:val="20"/>
                <w:szCs w:val="20"/>
                <w:vertAlign w:val="baseline"/>
              </w:rPr>
            </w:pPr>
            <w:r w:rsidDel="00000000" w:rsidR="00000000" w:rsidRPr="00000000">
              <w:rPr>
                <w:sz w:val="20"/>
                <w:szCs w:val="20"/>
                <w:vertAlign w:val="baseline"/>
                <w:rtl w:val="0"/>
              </w:rPr>
              <w:t xml:space="preserve">Fuente: Tello, L. B. (2019).</w:t>
            </w:r>
          </w:p>
          <w:p w:rsidR="00000000" w:rsidDel="00000000" w:rsidP="00000000" w:rsidRDefault="00000000" w:rsidRPr="00000000" w14:paraId="00000112">
            <w:pPr>
              <w:tabs>
                <w:tab w:val="left" w:pos="4320"/>
                <w:tab w:val="left" w:pos="4485"/>
                <w:tab w:val="left" w:pos="5445"/>
              </w:tabs>
              <w:rPr>
                <w:sz w:val="20"/>
                <w:szCs w:val="20"/>
                <w:vertAlign w:val="baseline"/>
              </w:rPr>
            </w:pPr>
            <w:r w:rsidDel="00000000" w:rsidR="00000000" w:rsidRPr="00000000">
              <w:rPr>
                <w:rtl w:val="0"/>
              </w:rPr>
            </w:r>
          </w:p>
          <w:p w:rsidR="00000000" w:rsidDel="00000000" w:rsidP="00000000" w:rsidRDefault="00000000" w:rsidRPr="00000000" w14:paraId="00000113">
            <w:pPr>
              <w:rPr>
                <w:b w:val="0"/>
                <w:i w:val="0"/>
                <w:sz w:val="20"/>
                <w:szCs w:val="20"/>
                <w:vertAlign w:val="superscript"/>
              </w:rPr>
            </w:pPr>
            <w:r w:rsidDel="00000000" w:rsidR="00000000" w:rsidRPr="00000000">
              <w:rPr>
                <w:b w:val="1"/>
                <w:i w:val="1"/>
                <w:sz w:val="20"/>
                <w:szCs w:val="20"/>
                <w:vertAlign w:val="baseline"/>
                <w:rtl w:val="0"/>
              </w:rPr>
              <w:t xml:space="preserve">VF </w:t>
            </w:r>
            <w:r w:rsidDel="00000000" w:rsidR="00000000" w:rsidRPr="00000000">
              <w:rPr>
                <w:b w:val="1"/>
                <w:sz w:val="20"/>
                <w:szCs w:val="20"/>
                <w:vertAlign w:val="baseline"/>
                <w:rtl w:val="0"/>
              </w:rPr>
              <w:t xml:space="preserve">= </w:t>
            </w:r>
            <w:r w:rsidDel="00000000" w:rsidR="00000000" w:rsidRPr="00000000">
              <w:rPr>
                <w:b w:val="1"/>
                <w:color w:val="000000"/>
                <w:sz w:val="20"/>
                <w:szCs w:val="20"/>
                <w:vertAlign w:val="baseline"/>
                <w:rtl w:val="0"/>
              </w:rPr>
              <w:t xml:space="preserve">$12.000.000</w:t>
            </w:r>
            <w:r w:rsidDel="00000000" w:rsidR="00000000" w:rsidRPr="00000000">
              <w:rPr>
                <w:b w:val="1"/>
                <w:i w:val="1"/>
                <w:sz w:val="20"/>
                <w:szCs w:val="20"/>
                <w:vertAlign w:val="baseline"/>
                <w:rtl w:val="0"/>
              </w:rPr>
              <w:t xml:space="preserve"> </w:t>
            </w:r>
            <w:r w:rsidDel="00000000" w:rsidR="00000000" w:rsidRPr="00000000">
              <w:rPr>
                <w:b w:val="1"/>
                <w:sz w:val="20"/>
                <w:szCs w:val="20"/>
                <w:vertAlign w:val="baseline"/>
                <w:rtl w:val="0"/>
              </w:rPr>
              <w:t xml:space="preserve">(1+ 3 * 0.09</w:t>
            </w:r>
            <w:r w:rsidDel="00000000" w:rsidR="00000000" w:rsidRPr="00000000">
              <w:rPr>
                <w:b w:val="1"/>
                <w:i w:val="1"/>
                <w:sz w:val="20"/>
                <w:szCs w:val="20"/>
                <w:vertAlign w:val="baseline"/>
                <w:rtl w:val="0"/>
              </w:rPr>
              <w:t xml:space="preserve">)</w:t>
            </w:r>
            <w:r w:rsidDel="00000000" w:rsidR="00000000" w:rsidRPr="00000000">
              <w:rPr>
                <w:rtl w:val="0"/>
              </w:rPr>
            </w:r>
          </w:p>
          <w:p w:rsidR="00000000" w:rsidDel="00000000" w:rsidP="00000000" w:rsidRDefault="00000000" w:rsidRPr="00000000" w14:paraId="00000114">
            <w:pPr>
              <w:rPr>
                <w:b w:val="0"/>
                <w:i w:val="0"/>
                <w:sz w:val="20"/>
                <w:szCs w:val="20"/>
                <w:vertAlign w:val="superscript"/>
              </w:rPr>
            </w:pPr>
            <w:r w:rsidDel="00000000" w:rsidR="00000000" w:rsidRPr="00000000">
              <w:rPr>
                <w:b w:val="1"/>
                <w:i w:val="1"/>
                <w:sz w:val="20"/>
                <w:szCs w:val="20"/>
                <w:vertAlign w:val="baseline"/>
                <w:rtl w:val="0"/>
              </w:rPr>
              <w:t xml:space="preserve">VF </w:t>
            </w:r>
            <w:r w:rsidDel="00000000" w:rsidR="00000000" w:rsidRPr="00000000">
              <w:rPr>
                <w:b w:val="1"/>
                <w:sz w:val="20"/>
                <w:szCs w:val="20"/>
                <w:vertAlign w:val="baseline"/>
                <w:rtl w:val="0"/>
              </w:rPr>
              <w:t xml:space="preserve">= </w:t>
            </w:r>
            <w:r w:rsidDel="00000000" w:rsidR="00000000" w:rsidRPr="00000000">
              <w:rPr>
                <w:b w:val="1"/>
                <w:color w:val="000000"/>
                <w:sz w:val="20"/>
                <w:szCs w:val="20"/>
                <w:vertAlign w:val="baseline"/>
                <w:rtl w:val="0"/>
              </w:rPr>
              <w:t xml:space="preserve">$12.000.000</w:t>
            </w:r>
            <w:r w:rsidDel="00000000" w:rsidR="00000000" w:rsidRPr="00000000">
              <w:rPr>
                <w:b w:val="1"/>
                <w:i w:val="1"/>
                <w:sz w:val="20"/>
                <w:szCs w:val="20"/>
                <w:vertAlign w:val="baseline"/>
                <w:rtl w:val="0"/>
              </w:rPr>
              <w:t xml:space="preserve"> </w:t>
            </w:r>
            <w:r w:rsidDel="00000000" w:rsidR="00000000" w:rsidRPr="00000000">
              <w:rPr>
                <w:b w:val="1"/>
                <w:sz w:val="20"/>
                <w:szCs w:val="20"/>
                <w:vertAlign w:val="baseline"/>
                <w:rtl w:val="0"/>
              </w:rPr>
              <w:t xml:space="preserve">(1.27</w:t>
            </w:r>
            <w:r w:rsidDel="00000000" w:rsidR="00000000" w:rsidRPr="00000000">
              <w:rPr>
                <w:b w:val="1"/>
                <w:i w:val="1"/>
                <w:sz w:val="20"/>
                <w:szCs w:val="20"/>
                <w:vertAlign w:val="baseline"/>
                <w:rtl w:val="0"/>
              </w:rPr>
              <w:t xml:space="preserve">) </w:t>
            </w:r>
            <w:r w:rsidDel="00000000" w:rsidR="00000000" w:rsidRPr="00000000">
              <w:rPr>
                <w:rtl w:val="0"/>
              </w:rPr>
            </w:r>
          </w:p>
          <w:p w:rsidR="00000000" w:rsidDel="00000000" w:rsidP="00000000" w:rsidRDefault="00000000" w:rsidRPr="00000000" w14:paraId="00000115">
            <w:pPr>
              <w:rPr>
                <w:b w:val="0"/>
                <w:color w:val="000000"/>
                <w:sz w:val="20"/>
                <w:szCs w:val="20"/>
                <w:vertAlign w:val="baseline"/>
              </w:rPr>
            </w:pPr>
            <w:r w:rsidDel="00000000" w:rsidR="00000000" w:rsidRPr="00000000">
              <w:rPr>
                <w:b w:val="1"/>
                <w:i w:val="1"/>
                <w:sz w:val="20"/>
                <w:szCs w:val="20"/>
                <w:vertAlign w:val="baseline"/>
                <w:rtl w:val="0"/>
              </w:rPr>
              <w:t xml:space="preserve">VF </w:t>
            </w:r>
            <w:r w:rsidDel="00000000" w:rsidR="00000000" w:rsidRPr="00000000">
              <w:rPr>
                <w:b w:val="1"/>
                <w:sz w:val="20"/>
                <w:szCs w:val="20"/>
                <w:vertAlign w:val="baseline"/>
                <w:rtl w:val="0"/>
              </w:rPr>
              <w:t xml:space="preserve">= </w:t>
            </w:r>
            <w:r w:rsidDel="00000000" w:rsidR="00000000" w:rsidRPr="00000000">
              <w:rPr>
                <w:b w:val="1"/>
                <w:color w:val="000000"/>
                <w:sz w:val="20"/>
                <w:szCs w:val="20"/>
                <w:vertAlign w:val="baseline"/>
                <w:rtl w:val="0"/>
              </w:rPr>
              <w:t xml:space="preserve">$15.240.000</w:t>
            </w:r>
            <w:r w:rsidDel="00000000" w:rsidR="00000000" w:rsidRPr="00000000">
              <w:rPr>
                <w:rtl w:val="0"/>
              </w:rPr>
            </w:r>
          </w:p>
          <w:p w:rsidR="00000000" w:rsidDel="00000000" w:rsidP="00000000" w:rsidRDefault="00000000" w:rsidRPr="00000000" w14:paraId="00000116">
            <w:pPr>
              <w:tabs>
                <w:tab w:val="left" w:pos="4320"/>
                <w:tab w:val="left" w:pos="4485"/>
                <w:tab w:val="left" w:pos="5445"/>
              </w:tabs>
              <w:rPr>
                <w:b w:val="0"/>
                <w:sz w:val="20"/>
                <w:szCs w:val="20"/>
                <w:vertAlign w:val="baseline"/>
              </w:rPr>
            </w:pPr>
            <w:r w:rsidDel="00000000" w:rsidR="00000000" w:rsidRPr="00000000">
              <w:rPr>
                <w:rtl w:val="0"/>
              </w:rPr>
            </w:r>
          </w:p>
          <w:p w:rsidR="00000000" w:rsidDel="00000000" w:rsidP="00000000" w:rsidRDefault="00000000" w:rsidRPr="00000000" w14:paraId="00000117">
            <w:pPr>
              <w:tabs>
                <w:tab w:val="left" w:pos="4320"/>
                <w:tab w:val="left" w:pos="4485"/>
                <w:tab w:val="left" w:pos="5445"/>
              </w:tabs>
              <w:rPr>
                <w:b w:val="0"/>
                <w:sz w:val="20"/>
                <w:szCs w:val="20"/>
                <w:vertAlign w:val="baseline"/>
              </w:rPr>
            </w:pPr>
            <w:r w:rsidDel="00000000" w:rsidR="00000000" w:rsidRPr="00000000">
              <w:rPr>
                <w:sz w:val="20"/>
                <w:szCs w:val="20"/>
                <w:vertAlign w:val="baseline"/>
              </w:rPr>
              <w:pict>
                <v:shape id="_x0000_s1" style="width:268pt;height:88pt" type="#_x0000_t75">
                  <v:imagedata r:id="rId3" o:title=""/>
                </v:shape>
                <o:OLEObject DrawAspect="Content" r:id="rId4" ObjectID="_1658665056" ProgID="PBrush" ShapeID="_x0000_s1" Type="Embed"/>
              </w:pict>
            </w:r>
            <w:r w:rsidDel="00000000" w:rsidR="00000000" w:rsidRPr="00000000">
              <w:rPr>
                <w:rtl w:val="0"/>
              </w:rPr>
            </w:r>
          </w:p>
          <w:p w:rsidR="00000000" w:rsidDel="00000000" w:rsidP="00000000" w:rsidRDefault="00000000" w:rsidRPr="00000000" w14:paraId="00000118">
            <w:pPr>
              <w:tabs>
                <w:tab w:val="left" w:pos="4320"/>
                <w:tab w:val="left" w:pos="4485"/>
                <w:tab w:val="left" w:pos="5445"/>
              </w:tabs>
              <w:rPr>
                <w:b w:val="0"/>
                <w:sz w:val="20"/>
                <w:szCs w:val="20"/>
                <w:vertAlign w:val="baseline"/>
              </w:rPr>
            </w:pPr>
            <w:r w:rsidDel="00000000" w:rsidR="00000000" w:rsidRPr="00000000">
              <w:rPr>
                <w:rtl w:val="0"/>
              </w:rPr>
            </w:r>
          </w:p>
          <w:p w:rsidR="00000000" w:rsidDel="00000000" w:rsidP="00000000" w:rsidRDefault="00000000" w:rsidRPr="00000000" w14:paraId="00000119">
            <w:pPr>
              <w:jc w:val="both"/>
              <w:rPr>
                <w:sz w:val="20"/>
                <w:szCs w:val="20"/>
                <w:vertAlign w:val="baseline"/>
              </w:rPr>
            </w:pPr>
            <w:r w:rsidDel="00000000" w:rsidR="00000000" w:rsidRPr="00000000">
              <w:rPr>
                <w:b w:val="1"/>
                <w:sz w:val="20"/>
                <w:szCs w:val="20"/>
                <w:vertAlign w:val="baseline"/>
                <w:rtl w:val="0"/>
              </w:rPr>
              <w:t xml:space="preserve">Respuesta:</w:t>
            </w:r>
            <w:r w:rsidDel="00000000" w:rsidR="00000000" w:rsidRPr="00000000">
              <w:rPr>
                <w:sz w:val="20"/>
                <w:szCs w:val="20"/>
                <w:vertAlign w:val="baseline"/>
                <w:rtl w:val="0"/>
              </w:rPr>
              <w:t xml:space="preserve"> Carolina con una inversión inicial de $12.000.000 recibirá $15.240.000, dentro de tres años aplicando interés simple.</w:t>
            </w:r>
          </w:p>
          <w:p w:rsidR="00000000" w:rsidDel="00000000" w:rsidP="00000000" w:rsidRDefault="00000000" w:rsidRPr="00000000" w14:paraId="0000011A">
            <w:pPr>
              <w:jc w:val="both"/>
              <w:rPr>
                <w:sz w:val="20"/>
                <w:szCs w:val="20"/>
                <w:vertAlign w:val="baseline"/>
              </w:rPr>
            </w:pPr>
            <w:r w:rsidDel="00000000" w:rsidR="00000000" w:rsidRPr="00000000">
              <w:rPr>
                <w:rtl w:val="0"/>
              </w:rPr>
            </w:r>
          </w:p>
          <w:p w:rsidR="00000000" w:rsidDel="00000000" w:rsidP="00000000" w:rsidRDefault="00000000" w:rsidRPr="00000000" w14:paraId="0000011B">
            <w:pPr>
              <w:jc w:val="both"/>
              <w:rPr>
                <w:color w:val="000000"/>
                <w:sz w:val="20"/>
                <w:szCs w:val="20"/>
                <w:vertAlign w:val="baseline"/>
              </w:rPr>
            </w:pPr>
            <w:r w:rsidDel="00000000" w:rsidR="00000000" w:rsidRPr="00000000">
              <w:rPr>
                <w:b w:val="1"/>
                <w:color w:val="000000"/>
                <w:sz w:val="20"/>
                <w:szCs w:val="20"/>
                <w:vertAlign w:val="baseline"/>
                <w:rtl w:val="0"/>
              </w:rPr>
              <w:t xml:space="preserve">Ejemplo 2: </w:t>
            </w:r>
            <w:r w:rsidDel="00000000" w:rsidR="00000000" w:rsidRPr="00000000">
              <w:rPr>
                <w:color w:val="000000"/>
                <w:sz w:val="20"/>
                <w:szCs w:val="20"/>
                <w:vertAlign w:val="baseline"/>
                <w:rtl w:val="0"/>
              </w:rPr>
              <w:t xml:space="preserve">Andrés recibirá en 10 meses $35.000.000, correspondientes a una inversión realizada. Si la tasa de interés que le están pagando es del 2,5% mensual, ¿Cuál es el valor inicial de la inversión, aplicando el tipo de interés simple?</w:t>
            </w:r>
          </w:p>
          <w:p w:rsidR="00000000" w:rsidDel="00000000" w:rsidP="00000000" w:rsidRDefault="00000000" w:rsidRPr="00000000" w14:paraId="0000011C">
            <w:pPr>
              <w:jc w:val="both"/>
              <w:rPr>
                <w:color w:val="000000"/>
                <w:sz w:val="20"/>
                <w:szCs w:val="20"/>
                <w:vertAlign w:val="baseline"/>
              </w:rPr>
            </w:pPr>
            <w:r w:rsidDel="00000000" w:rsidR="00000000" w:rsidRPr="00000000">
              <w:rPr>
                <w:rtl w:val="0"/>
              </w:rPr>
            </w:r>
          </w:p>
          <w:p w:rsidR="00000000" w:rsidDel="00000000" w:rsidP="00000000" w:rsidRDefault="00000000" w:rsidRPr="00000000" w14:paraId="0000011D">
            <w:pPr>
              <w:jc w:val="both"/>
              <w:rPr>
                <w:color w:val="000000"/>
                <w:sz w:val="20"/>
                <w:szCs w:val="20"/>
                <w:vertAlign w:val="baseline"/>
              </w:rPr>
            </w:pPr>
            <w:r w:rsidDel="00000000" w:rsidR="00000000" w:rsidRPr="00000000">
              <w:rPr>
                <w:color w:val="000000"/>
                <w:sz w:val="20"/>
                <w:szCs w:val="20"/>
                <w:vertAlign w:val="baseline"/>
                <w:rtl w:val="0"/>
              </w:rPr>
              <w:t xml:space="preserve">De acuerdo con el análisis, se observa que se debe determinar el valor presente o actual de la inversión realizada, utilizando el tipo de interés compuesto; por lo tanto, se usará la siguiente fórmula: </w:t>
            </w:r>
          </w:p>
          <w:p w:rsidR="00000000" w:rsidDel="00000000" w:rsidP="00000000" w:rsidRDefault="00000000" w:rsidRPr="00000000" w14:paraId="0000011E">
            <w:pPr>
              <w:jc w:val="both"/>
              <w:rPr>
                <w:color w:val="000000"/>
                <w:sz w:val="20"/>
                <w:szCs w:val="20"/>
                <w:vertAlign w:val="baseline"/>
              </w:rPr>
            </w:pPr>
            <w:r w:rsidDel="00000000" w:rsidR="00000000" w:rsidRPr="00000000">
              <w:rPr>
                <w:rtl w:val="0"/>
              </w:rPr>
            </w:r>
          </w:p>
          <w:p w:rsidR="00000000" w:rsidDel="00000000" w:rsidP="00000000" w:rsidRDefault="00000000" w:rsidRPr="00000000" w14:paraId="0000011F">
            <w:pPr>
              <w:jc w:val="both"/>
              <w:rPr>
                <w:color w:val="000000"/>
                <w:sz w:val="20"/>
                <w:szCs w:val="20"/>
                <w:vertAlign w:val="baseline"/>
              </w:rPr>
            </w:pPr>
            <w:r w:rsidDel="00000000" w:rsidR="00000000" w:rsidRPr="00000000">
              <w:rPr>
                <w:rtl w:val="0"/>
              </w:rPr>
            </w:r>
          </w:p>
          <w:p w:rsidR="00000000" w:rsidDel="00000000" w:rsidP="00000000" w:rsidRDefault="00000000" w:rsidRPr="00000000" w14:paraId="00000120">
            <w:pPr>
              <w:jc w:val="both"/>
              <w:rPr>
                <w:color w:val="000000"/>
                <w:sz w:val="20"/>
                <w:szCs w:val="20"/>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38100</wp:posOffset>
                      </wp:positionV>
                      <wp:extent cx="1733550" cy="523875"/>
                      <wp:effectExtent b="0" l="0" r="0" t="0"/>
                      <wp:wrapSquare wrapText="bothSides" distB="0" distT="0" distL="0" distR="0"/>
                      <wp:docPr id="1082" name=""/>
                      <a:graphic>
                        <a:graphicData uri="http://schemas.microsoft.com/office/word/2010/wordprocessingShape">
                          <wps:wsp>
                            <wps:cNvSpPr/>
                            <wps:cNvPr id="23" name="Shape 23"/>
                            <wps:spPr>
                              <a:xfrm>
                                <a:off x="4483988" y="3522825"/>
                                <a:ext cx="1724025" cy="514350"/>
                              </a:xfrm>
                              <a:prstGeom prst="roundRect">
                                <a:avLst>
                                  <a:gd fmla="val 16667" name="adj"/>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38100</wp:posOffset>
                      </wp:positionV>
                      <wp:extent cx="1733550" cy="523875"/>
                      <wp:effectExtent b="0" l="0" r="0" t="0"/>
                      <wp:wrapSquare wrapText="bothSides" distB="0" distT="0" distL="0" distR="0"/>
                      <wp:docPr id="1082" name="image49.png"/>
                      <a:graphic>
                        <a:graphicData uri="http://schemas.openxmlformats.org/drawingml/2006/picture">
                          <pic:pic>
                            <pic:nvPicPr>
                              <pic:cNvPr id="0" name="image49.png"/>
                              <pic:cNvPicPr preferRelativeResize="0"/>
                            </pic:nvPicPr>
                            <pic:blipFill>
                              <a:blip r:embed="rId16"/>
                              <a:srcRect/>
                              <a:stretch>
                                <a:fillRect/>
                              </a:stretch>
                            </pic:blipFill>
                            <pic:spPr>
                              <a:xfrm>
                                <a:off x="0" y="0"/>
                                <a:ext cx="1733550" cy="523875"/>
                              </a:xfrm>
                              <a:prstGeom prst="rect"/>
                              <a:ln/>
                            </pic:spPr>
                          </pic:pic>
                        </a:graphicData>
                      </a:graphic>
                    </wp:anchor>
                  </w:drawing>
                </mc:Fallback>
              </mc:AlternateContent>
            </w:r>
          </w:p>
          <w:p w:rsidR="00000000" w:rsidDel="00000000" w:rsidP="00000000" w:rsidRDefault="00000000" w:rsidRPr="00000000" w14:paraId="00000121">
            <w:pPr>
              <w:jc w:val="both"/>
              <w:rPr>
                <w:b w:val="0"/>
                <w:color w:val="000000"/>
                <w:sz w:val="20"/>
                <w:szCs w:val="20"/>
                <w:vertAlign w:val="baseline"/>
              </w:rPr>
            </w:pPr>
            <w:r w:rsidDel="00000000" w:rsidR="00000000" w:rsidRPr="00000000">
              <w:rPr>
                <w:b w:val="1"/>
                <w:color w:val="000000"/>
                <w:sz w:val="20"/>
                <w:szCs w:val="20"/>
                <w:vertAlign w:val="baseline"/>
                <w:rtl w:val="0"/>
              </w:rPr>
              <w:t xml:space="preserve">                               VA    =         VF</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1600200</wp:posOffset>
                      </wp:positionH>
                      <wp:positionV relativeFrom="paragraph">
                        <wp:posOffset>127000</wp:posOffset>
                      </wp:positionV>
                      <wp:extent cx="542925" cy="12700"/>
                      <wp:effectExtent b="0" l="0" r="0" t="0"/>
                      <wp:wrapNone/>
                      <wp:docPr id="1077" name=""/>
                      <a:graphic>
                        <a:graphicData uri="http://schemas.microsoft.com/office/word/2010/wordprocessingShape">
                          <wps:wsp>
                            <wps:cNvCnPr/>
                            <wps:spPr>
                              <a:xfrm flipH="1" rot="10800000">
                                <a:off x="5074538" y="3775238"/>
                                <a:ext cx="542925" cy="9525"/>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1600200</wp:posOffset>
                      </wp:positionH>
                      <wp:positionV relativeFrom="paragraph">
                        <wp:posOffset>127000</wp:posOffset>
                      </wp:positionV>
                      <wp:extent cx="542925" cy="12700"/>
                      <wp:effectExtent b="0" l="0" r="0" t="0"/>
                      <wp:wrapNone/>
                      <wp:docPr id="1077" name="image34.png"/>
                      <a:graphic>
                        <a:graphicData uri="http://schemas.openxmlformats.org/drawingml/2006/picture">
                          <pic:pic>
                            <pic:nvPicPr>
                              <pic:cNvPr id="0" name="image34.png"/>
                              <pic:cNvPicPr preferRelativeResize="0"/>
                            </pic:nvPicPr>
                            <pic:blipFill>
                              <a:blip r:embed="rId17"/>
                              <a:srcRect/>
                              <a:stretch>
                                <a:fillRect/>
                              </a:stretch>
                            </pic:blipFill>
                            <pic:spPr>
                              <a:xfrm>
                                <a:off x="0" y="0"/>
                                <a:ext cx="542925" cy="12700"/>
                              </a:xfrm>
                              <a:prstGeom prst="rect"/>
                              <a:ln/>
                            </pic:spPr>
                          </pic:pic>
                        </a:graphicData>
                      </a:graphic>
                    </wp:anchor>
                  </w:drawing>
                </mc:Fallback>
              </mc:AlternateContent>
            </w:r>
          </w:p>
          <w:p w:rsidR="00000000" w:rsidDel="00000000" w:rsidP="00000000" w:rsidRDefault="00000000" w:rsidRPr="00000000" w14:paraId="00000122">
            <w:pPr>
              <w:tabs>
                <w:tab w:val="left" w:pos="4320"/>
                <w:tab w:val="left" w:pos="4485"/>
                <w:tab w:val="left" w:pos="5445"/>
              </w:tabs>
              <w:rPr>
                <w:sz w:val="20"/>
                <w:szCs w:val="20"/>
                <w:vertAlign w:val="baseline"/>
              </w:rPr>
            </w:pPr>
            <w:r w:rsidDel="00000000" w:rsidR="00000000" w:rsidRPr="00000000">
              <w:rPr>
                <w:b w:val="1"/>
                <w:color w:val="000000"/>
                <w:sz w:val="20"/>
                <w:szCs w:val="20"/>
                <w:vertAlign w:val="baseline"/>
                <w:rtl w:val="0"/>
              </w:rPr>
              <w:t xml:space="preserve">                                               (1+i*n)</w:t>
            </w:r>
            <w:r w:rsidDel="00000000" w:rsidR="00000000" w:rsidRPr="00000000">
              <w:rPr>
                <w:rtl w:val="0"/>
              </w:rPr>
            </w:r>
          </w:p>
          <w:p w:rsidR="00000000" w:rsidDel="00000000" w:rsidP="00000000" w:rsidRDefault="00000000" w:rsidRPr="00000000" w14:paraId="00000123">
            <w:pPr>
              <w:jc w:val="center"/>
              <w:rPr>
                <w:sz w:val="20"/>
                <w:szCs w:val="20"/>
                <w:vertAlign w:val="baseline"/>
              </w:rPr>
            </w:pPr>
            <w:r w:rsidDel="00000000" w:rsidR="00000000" w:rsidRPr="00000000">
              <w:rPr>
                <w:sz w:val="20"/>
                <w:szCs w:val="20"/>
                <w:vertAlign w:val="baseline"/>
                <w:rtl w:val="0"/>
              </w:rPr>
              <w:t xml:space="preserve">Fuente: Tello, L. B. (2019).</w:t>
            </w:r>
          </w:p>
          <w:p w:rsidR="00000000" w:rsidDel="00000000" w:rsidP="00000000" w:rsidRDefault="00000000" w:rsidRPr="00000000" w14:paraId="00000124">
            <w:pPr>
              <w:tabs>
                <w:tab w:val="left" w:pos="4320"/>
                <w:tab w:val="left" w:pos="4485"/>
                <w:tab w:val="left" w:pos="5445"/>
              </w:tabs>
              <w:rPr>
                <w:sz w:val="20"/>
                <w:szCs w:val="20"/>
                <w:vertAlign w:val="baseline"/>
              </w:rPr>
            </w:pPr>
            <w:r w:rsidDel="00000000" w:rsidR="00000000" w:rsidRPr="00000000">
              <w:rPr>
                <w:rtl w:val="0"/>
              </w:rPr>
            </w:r>
          </w:p>
          <w:p w:rsidR="00000000" w:rsidDel="00000000" w:rsidP="00000000" w:rsidRDefault="00000000" w:rsidRPr="00000000" w14:paraId="00000125">
            <w:pPr>
              <w:tabs>
                <w:tab w:val="left" w:pos="4320"/>
                <w:tab w:val="left" w:pos="4485"/>
                <w:tab w:val="left" w:pos="5445"/>
              </w:tabs>
              <w:jc w:val="both"/>
              <w:rPr>
                <w:b w:val="0"/>
                <w:sz w:val="20"/>
                <w:szCs w:val="20"/>
                <w:vertAlign w:val="baseline"/>
              </w:rPr>
            </w:pPr>
            <w:r w:rsidDel="00000000" w:rsidR="00000000" w:rsidRPr="00000000">
              <w:rPr>
                <w:b w:val="1"/>
                <w:color w:val="000000"/>
                <w:sz w:val="20"/>
                <w:szCs w:val="20"/>
                <w:vertAlign w:val="baseline"/>
                <w:rtl w:val="0"/>
              </w:rPr>
              <w:t xml:space="preserve">VA    =      $</w:t>
            </w:r>
            <w:r w:rsidDel="00000000" w:rsidR="00000000" w:rsidRPr="00000000">
              <w:rPr>
                <w:b w:val="1"/>
                <w:sz w:val="20"/>
                <w:szCs w:val="20"/>
                <w:vertAlign w:val="baseline"/>
                <w:rtl w:val="0"/>
              </w:rPr>
              <w:t xml:space="preserve">35.000.000</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127000</wp:posOffset>
                      </wp:positionV>
                      <wp:extent cx="971550" cy="12700"/>
                      <wp:effectExtent b="0" l="0" r="0" t="0"/>
                      <wp:wrapNone/>
                      <wp:docPr id="1074" name=""/>
                      <a:graphic>
                        <a:graphicData uri="http://schemas.microsoft.com/office/word/2010/wordprocessingShape">
                          <wps:wsp>
                            <wps:cNvCnPr/>
                            <wps:spPr>
                              <a:xfrm>
                                <a:off x="4860225" y="3775238"/>
                                <a:ext cx="971550" cy="9525"/>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127000</wp:posOffset>
                      </wp:positionV>
                      <wp:extent cx="971550" cy="12700"/>
                      <wp:effectExtent b="0" l="0" r="0" t="0"/>
                      <wp:wrapNone/>
                      <wp:docPr id="1074" name="image31.png"/>
                      <a:graphic>
                        <a:graphicData uri="http://schemas.openxmlformats.org/drawingml/2006/picture">
                          <pic:pic>
                            <pic:nvPicPr>
                              <pic:cNvPr id="0" name="image31.png"/>
                              <pic:cNvPicPr preferRelativeResize="0"/>
                            </pic:nvPicPr>
                            <pic:blipFill>
                              <a:blip r:embed="rId18"/>
                              <a:srcRect/>
                              <a:stretch>
                                <a:fillRect/>
                              </a:stretch>
                            </pic:blipFill>
                            <pic:spPr>
                              <a:xfrm>
                                <a:off x="0" y="0"/>
                                <a:ext cx="971550" cy="12700"/>
                              </a:xfrm>
                              <a:prstGeom prst="rect"/>
                              <a:ln/>
                            </pic:spPr>
                          </pic:pic>
                        </a:graphicData>
                      </a:graphic>
                    </wp:anchor>
                  </w:drawing>
                </mc:Fallback>
              </mc:AlternateContent>
            </w:r>
          </w:p>
          <w:p w:rsidR="00000000" w:rsidDel="00000000" w:rsidP="00000000" w:rsidRDefault="00000000" w:rsidRPr="00000000" w14:paraId="00000126">
            <w:pPr>
              <w:jc w:val="both"/>
              <w:rPr>
                <w:b w:val="0"/>
                <w:sz w:val="20"/>
                <w:szCs w:val="20"/>
                <w:vertAlign w:val="superscript"/>
              </w:rPr>
            </w:pPr>
            <w:r w:rsidDel="00000000" w:rsidR="00000000" w:rsidRPr="00000000">
              <w:rPr>
                <w:b w:val="1"/>
                <w:sz w:val="20"/>
                <w:szCs w:val="20"/>
                <w:vertAlign w:val="baseline"/>
                <w:rtl w:val="0"/>
              </w:rPr>
              <w:t xml:space="preserve">               (1+0.025*10)</w:t>
            </w:r>
            <w:r w:rsidDel="00000000" w:rsidR="00000000" w:rsidRPr="00000000">
              <w:rPr>
                <w:rtl w:val="0"/>
              </w:rPr>
            </w:r>
          </w:p>
          <w:p w:rsidR="00000000" w:rsidDel="00000000" w:rsidP="00000000" w:rsidRDefault="00000000" w:rsidRPr="00000000" w14:paraId="00000127">
            <w:pPr>
              <w:tabs>
                <w:tab w:val="left" w:pos="4320"/>
                <w:tab w:val="left" w:pos="4485"/>
                <w:tab w:val="left" w:pos="5445"/>
              </w:tabs>
              <w:rPr>
                <w:b w:val="0"/>
                <w:color w:val="000000"/>
                <w:sz w:val="20"/>
                <w:szCs w:val="20"/>
                <w:vertAlign w:val="baseline"/>
              </w:rPr>
            </w:pPr>
            <w:r w:rsidDel="00000000" w:rsidR="00000000" w:rsidRPr="00000000">
              <w:rPr>
                <w:rtl w:val="0"/>
              </w:rPr>
            </w:r>
          </w:p>
          <w:p w:rsidR="00000000" w:rsidDel="00000000" w:rsidP="00000000" w:rsidRDefault="00000000" w:rsidRPr="00000000" w14:paraId="00000128">
            <w:pPr>
              <w:tabs>
                <w:tab w:val="left" w:pos="4320"/>
                <w:tab w:val="left" w:pos="4485"/>
                <w:tab w:val="left" w:pos="5445"/>
              </w:tabs>
              <w:rPr>
                <w:sz w:val="20"/>
                <w:szCs w:val="20"/>
                <w:vertAlign w:val="baseline"/>
              </w:rPr>
            </w:pPr>
            <w:r w:rsidDel="00000000" w:rsidR="00000000" w:rsidRPr="00000000">
              <w:rPr>
                <w:b w:val="1"/>
                <w:color w:val="000000"/>
                <w:sz w:val="20"/>
                <w:szCs w:val="20"/>
                <w:vertAlign w:val="baseline"/>
                <w:rtl w:val="0"/>
              </w:rPr>
              <w:t xml:space="preserve">VA    =     $ 28.000.000</w:t>
            </w:r>
            <w:r w:rsidDel="00000000" w:rsidR="00000000" w:rsidRPr="00000000">
              <w:rPr>
                <w:rtl w:val="0"/>
              </w:rPr>
            </w:r>
          </w:p>
          <w:p w:rsidR="00000000" w:rsidDel="00000000" w:rsidP="00000000" w:rsidRDefault="00000000" w:rsidRPr="00000000" w14:paraId="00000129">
            <w:pPr>
              <w:tabs>
                <w:tab w:val="left" w:pos="4320"/>
                <w:tab w:val="left" w:pos="4485"/>
                <w:tab w:val="left" w:pos="5445"/>
              </w:tabs>
              <w:rPr>
                <w:sz w:val="20"/>
                <w:szCs w:val="20"/>
                <w:vertAlign w:val="baseline"/>
              </w:rPr>
            </w:pPr>
            <w:r w:rsidDel="00000000" w:rsidR="00000000" w:rsidRPr="00000000">
              <w:rPr>
                <w:rtl w:val="0"/>
              </w:rPr>
            </w:r>
          </w:p>
          <w:p w:rsidR="00000000" w:rsidDel="00000000" w:rsidP="00000000" w:rsidRDefault="00000000" w:rsidRPr="00000000" w14:paraId="0000012A">
            <w:pPr>
              <w:tabs>
                <w:tab w:val="left" w:pos="4320"/>
                <w:tab w:val="left" w:pos="4485"/>
                <w:tab w:val="left" w:pos="5445"/>
              </w:tabs>
              <w:jc w:val="both"/>
              <w:rPr>
                <w:sz w:val="20"/>
                <w:szCs w:val="20"/>
                <w:vertAlign w:val="baseline"/>
              </w:rPr>
            </w:pPr>
            <w:r w:rsidDel="00000000" w:rsidR="00000000" w:rsidRPr="00000000">
              <w:rPr>
                <w:b w:val="1"/>
                <w:sz w:val="20"/>
                <w:szCs w:val="20"/>
                <w:vertAlign w:val="baseline"/>
                <w:rtl w:val="0"/>
              </w:rPr>
              <w:t xml:space="preserve">Respuesta: </w:t>
            </w:r>
            <w:r w:rsidDel="00000000" w:rsidR="00000000" w:rsidRPr="00000000">
              <w:rPr>
                <w:sz w:val="20"/>
                <w:szCs w:val="20"/>
                <w:vertAlign w:val="baseline"/>
                <w:rtl w:val="0"/>
              </w:rPr>
              <w:t xml:space="preserve">Para obtener un monto de $35.000.000 durante 10 meses a la tasa del 2,5% de invertir </w:t>
            </w:r>
            <w:r w:rsidDel="00000000" w:rsidR="00000000" w:rsidRPr="00000000">
              <w:rPr>
                <w:color w:val="000000"/>
                <w:sz w:val="20"/>
                <w:szCs w:val="20"/>
                <w:vertAlign w:val="baseline"/>
                <w:rtl w:val="0"/>
              </w:rPr>
              <w:t xml:space="preserve">$28.000.000.</w:t>
            </w:r>
            <w:r w:rsidDel="00000000" w:rsidR="00000000" w:rsidRPr="00000000">
              <w:rPr>
                <w:sz w:val="20"/>
                <w:szCs w:val="20"/>
                <w:vertAlign w:val="baseline"/>
                <w:rtl w:val="0"/>
              </w:rPr>
              <w:t xml:space="preserve"> </w:t>
            </w:r>
          </w:p>
          <w:p w:rsidR="00000000" w:rsidDel="00000000" w:rsidP="00000000" w:rsidRDefault="00000000" w:rsidRPr="00000000" w14:paraId="0000012B">
            <w:pPr>
              <w:tabs>
                <w:tab w:val="left" w:pos="4320"/>
                <w:tab w:val="left" w:pos="4485"/>
                <w:tab w:val="left" w:pos="5445"/>
              </w:tabs>
              <w:jc w:val="both"/>
              <w:rPr>
                <w:b w:val="0"/>
                <w:sz w:val="20"/>
                <w:szCs w:val="20"/>
                <w:vertAlign w:val="baseline"/>
              </w:rPr>
            </w:pPr>
            <w:r w:rsidDel="00000000" w:rsidR="00000000" w:rsidRPr="00000000">
              <w:rPr>
                <w:rtl w:val="0"/>
              </w:rPr>
            </w:r>
          </w:p>
          <w:p w:rsidR="00000000" w:rsidDel="00000000" w:rsidP="00000000" w:rsidRDefault="00000000" w:rsidRPr="00000000" w14:paraId="0000012C">
            <w:pPr>
              <w:tabs>
                <w:tab w:val="left" w:pos="4320"/>
                <w:tab w:val="left" w:pos="4485"/>
                <w:tab w:val="left" w:pos="5445"/>
              </w:tabs>
              <w:jc w:val="both"/>
              <w:rPr>
                <w:color w:val="000000"/>
                <w:sz w:val="20"/>
                <w:szCs w:val="20"/>
                <w:vertAlign w:val="baseline"/>
              </w:rPr>
            </w:pPr>
            <w:r w:rsidDel="00000000" w:rsidR="00000000" w:rsidRPr="00000000">
              <w:rPr>
                <w:b w:val="1"/>
                <w:sz w:val="20"/>
                <w:szCs w:val="20"/>
                <w:highlight w:val="yellow"/>
                <w:vertAlign w:val="baseline"/>
                <w:rtl w:val="0"/>
              </w:rPr>
              <w:t xml:space="preserve">(P11</w:t>
            </w:r>
            <w:r w:rsidDel="00000000" w:rsidR="00000000" w:rsidRPr="00000000">
              <w:rPr>
                <w:b w:val="1"/>
                <w:sz w:val="20"/>
                <w:szCs w:val="20"/>
                <w:vertAlign w:val="baseline"/>
                <w:rtl w:val="0"/>
              </w:rPr>
              <w:t xml:space="preserve">) 11.2.2</w:t>
            </w:r>
            <w:r w:rsidDel="00000000" w:rsidR="00000000" w:rsidRPr="00000000">
              <w:rPr>
                <w:sz w:val="20"/>
                <w:szCs w:val="20"/>
                <w:vertAlign w:val="baseline"/>
                <w:rtl w:val="0"/>
              </w:rPr>
              <w:t xml:space="preserve"> </w:t>
            </w:r>
            <w:r w:rsidDel="00000000" w:rsidR="00000000" w:rsidRPr="00000000">
              <w:rPr>
                <w:b w:val="1"/>
                <w:color w:val="000000"/>
                <w:sz w:val="20"/>
                <w:szCs w:val="20"/>
                <w:vertAlign w:val="baseline"/>
                <w:rtl w:val="0"/>
              </w:rPr>
              <w:t xml:space="preserve">Interés compuesto: </w:t>
            </w:r>
            <w:r w:rsidDel="00000000" w:rsidR="00000000" w:rsidRPr="00000000">
              <w:rPr>
                <w:color w:val="000000"/>
                <w:sz w:val="20"/>
                <w:szCs w:val="20"/>
                <w:vertAlign w:val="baseline"/>
                <w:rtl w:val="0"/>
              </w:rPr>
              <w:t xml:space="preserve">interés generado en un periodo de tiempo, con la característica especial de ser capitalizable; es decir, se acumula, con el capital, presentando un interés mayor al final del periodo.</w:t>
            </w:r>
            <w:sdt>
              <w:sdtPr>
                <w:tag w:val="goog_rdk_6"/>
              </w:sdtPr>
              <w:sdtContent>
                <w:ins w:author="Esperanza Marín" w:id="6" w:date="2021-05-07T16:55:15Z">
                  <w:r w:rsidDel="00000000" w:rsidR="00000000" w:rsidRPr="00000000">
                    <w:rPr>
                      <w:color w:val="000000"/>
                      <w:sz w:val="20"/>
                      <w:szCs w:val="20"/>
                      <w:vertAlign w:val="baseline"/>
                      <w:rtl w:val="0"/>
                    </w:rPr>
                    <w:t xml:space="preserve"> </w:t>
                  </w:r>
                </w:ins>
              </w:sdtContent>
            </w:sdt>
            <w:r w:rsidDel="00000000" w:rsidR="00000000" w:rsidRPr="00000000">
              <w:rPr>
                <w:rtl w:val="0"/>
              </w:rPr>
            </w:r>
          </w:p>
          <w:p w:rsidR="00000000" w:rsidDel="00000000" w:rsidP="00000000" w:rsidRDefault="00000000" w:rsidRPr="00000000" w14:paraId="0000012D">
            <w:pPr>
              <w:tabs>
                <w:tab w:val="left" w:pos="4320"/>
                <w:tab w:val="left" w:pos="4485"/>
                <w:tab w:val="left" w:pos="5445"/>
              </w:tabs>
              <w:jc w:val="both"/>
              <w:rPr>
                <w:color w:val="000000"/>
                <w:sz w:val="20"/>
                <w:szCs w:val="20"/>
                <w:vertAlign w:val="baseline"/>
              </w:rPr>
            </w:pPr>
            <w:r w:rsidDel="00000000" w:rsidR="00000000" w:rsidRPr="00000000">
              <w:rPr>
                <w:rtl w:val="0"/>
              </w:rPr>
            </w:r>
          </w:p>
          <w:p w:rsidR="00000000" w:rsidDel="00000000" w:rsidP="00000000" w:rsidRDefault="00000000" w:rsidRPr="00000000" w14:paraId="0000012E">
            <w:pPr>
              <w:tabs>
                <w:tab w:val="left" w:pos="4320"/>
                <w:tab w:val="left" w:pos="4485"/>
                <w:tab w:val="left" w:pos="5445"/>
              </w:tabs>
              <w:jc w:val="both"/>
              <w:rPr>
                <w:sz w:val="20"/>
                <w:szCs w:val="20"/>
                <w:vertAlign w:val="baseline"/>
              </w:rPr>
            </w:pPr>
            <w:r w:rsidDel="00000000" w:rsidR="00000000" w:rsidRPr="00000000">
              <w:rPr>
                <w:b w:val="1"/>
                <w:color w:val="000000"/>
                <w:sz w:val="20"/>
                <w:szCs w:val="20"/>
                <w:vertAlign w:val="baseline"/>
                <w:rtl w:val="0"/>
              </w:rPr>
              <w:t xml:space="preserve">Ejemplo 1: </w:t>
            </w:r>
            <w:r w:rsidDel="00000000" w:rsidR="00000000" w:rsidRPr="00000000">
              <w:rPr>
                <w:color w:val="000000"/>
                <w:sz w:val="20"/>
                <w:szCs w:val="20"/>
                <w:vertAlign w:val="baseline"/>
                <w:rtl w:val="0"/>
              </w:rPr>
              <w:t xml:space="preserve">Carolina </w:t>
            </w:r>
            <w:r w:rsidDel="00000000" w:rsidR="00000000" w:rsidRPr="00000000">
              <w:rPr>
                <w:sz w:val="20"/>
                <w:szCs w:val="20"/>
                <w:vertAlign w:val="baseline"/>
                <w:rtl w:val="0"/>
              </w:rPr>
              <w:t xml:space="preserve">invierte hoy $12.000.000 en una cuenta que paga el 9% compuesto anual, ¿qué cantidad podrá retirar dentro de 3 años?</w:t>
            </w:r>
          </w:p>
          <w:p w:rsidR="00000000" w:rsidDel="00000000" w:rsidP="00000000" w:rsidRDefault="00000000" w:rsidRPr="00000000" w14:paraId="0000012F">
            <w:pPr>
              <w:jc w:val="both"/>
              <w:rPr>
                <w:sz w:val="20"/>
                <w:szCs w:val="20"/>
                <w:vertAlign w:val="baseline"/>
              </w:rPr>
            </w:pPr>
            <w:r w:rsidDel="00000000" w:rsidR="00000000" w:rsidRPr="00000000">
              <w:rPr>
                <w:rtl w:val="0"/>
              </w:rPr>
            </w:r>
          </w:p>
          <w:p w:rsidR="00000000" w:rsidDel="00000000" w:rsidP="00000000" w:rsidRDefault="00000000" w:rsidRPr="00000000" w14:paraId="00000130">
            <w:pPr>
              <w:jc w:val="both"/>
              <w:rPr>
                <w:sz w:val="20"/>
                <w:szCs w:val="20"/>
                <w:vertAlign w:val="baseline"/>
              </w:rPr>
            </w:pPr>
            <w:r w:rsidDel="00000000" w:rsidR="00000000" w:rsidRPr="00000000">
              <w:rPr>
                <w:sz w:val="20"/>
                <w:szCs w:val="20"/>
                <w:vertAlign w:val="baseline"/>
                <w:rtl w:val="0"/>
              </w:rPr>
              <w:t xml:space="preserve">El enunciado anterior refleja la necesidad de hallar el valor futuro, teniendo en cuenta que se conoce el valor inicial de la inversión y se desea saber el valor final dentro de 3 años. Recuerde que la tasa de interés se manejará en decimales para efectos de su cálculo.</w:t>
            </w:r>
          </w:p>
          <w:p w:rsidR="00000000" w:rsidDel="00000000" w:rsidP="00000000" w:rsidRDefault="00000000" w:rsidRPr="00000000" w14:paraId="00000131">
            <w:pPr>
              <w:jc w:val="both"/>
              <w:rPr>
                <w:sz w:val="20"/>
                <w:szCs w:val="20"/>
                <w:vertAlign w:val="baseline"/>
              </w:rPr>
            </w:pPr>
            <w:r w:rsidDel="00000000" w:rsidR="00000000" w:rsidRPr="00000000">
              <w:rPr>
                <w:rtl w:val="0"/>
              </w:rPr>
            </w:r>
          </w:p>
          <w:p w:rsidR="00000000" w:rsidDel="00000000" w:rsidP="00000000" w:rsidRDefault="00000000" w:rsidRPr="00000000" w14:paraId="00000132">
            <w:pPr>
              <w:jc w:val="both"/>
              <w:rPr>
                <w:sz w:val="20"/>
                <w:szCs w:val="20"/>
                <w:vertAlign w:val="baseline"/>
              </w:rPr>
            </w:pPr>
            <w:r w:rsidDel="00000000" w:rsidR="00000000" w:rsidRPr="00000000">
              <w:rPr>
                <w:sz w:val="20"/>
                <w:szCs w:val="20"/>
                <w:vertAlign w:val="baseline"/>
                <w:rtl w:val="0"/>
              </w:rPr>
              <w:t xml:space="preserve">La fórmula que debe usarse es:</w:t>
            </w:r>
          </w:p>
          <w:p w:rsidR="00000000" w:rsidDel="00000000" w:rsidP="00000000" w:rsidRDefault="00000000" w:rsidRPr="00000000" w14:paraId="00000133">
            <w:pPr>
              <w:jc w:val="both"/>
              <w:rPr>
                <w:sz w:val="20"/>
                <w:szCs w:val="20"/>
                <w:vertAlign w:val="baseline"/>
              </w:rPr>
            </w:pPr>
            <w:r w:rsidDel="00000000" w:rsidR="00000000" w:rsidRPr="00000000">
              <w:rPr>
                <w:rtl w:val="0"/>
              </w:rPr>
            </w:r>
          </w:p>
          <w:p w:rsidR="00000000" w:rsidDel="00000000" w:rsidP="00000000" w:rsidRDefault="00000000" w:rsidRPr="00000000" w14:paraId="00000134">
            <w:pPr>
              <w:jc w:val="both"/>
              <w:rPr>
                <w:sz w:val="20"/>
                <w:szCs w:val="20"/>
                <w:vertAlign w:val="baseline"/>
              </w:rPr>
            </w:pPr>
            <w:r w:rsidDel="00000000" w:rsidR="00000000" w:rsidRPr="00000000">
              <w:rPr>
                <w:sz w:val="20"/>
                <w:szCs w:val="20"/>
                <w:vertAlign w:val="baseline"/>
                <w:rtl w:val="0"/>
              </w:rPr>
              <w:t xml:space="preserve">                            </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1143000</wp:posOffset>
                      </wp:positionH>
                      <wp:positionV relativeFrom="paragraph">
                        <wp:posOffset>38100</wp:posOffset>
                      </wp:positionV>
                      <wp:extent cx="1526540" cy="411480"/>
                      <wp:effectExtent b="0" l="0" r="0" t="0"/>
                      <wp:wrapSquare wrapText="bothSides" distB="0" distT="0" distL="0" distR="0"/>
                      <wp:docPr id="1083" name=""/>
                      <a:graphic>
                        <a:graphicData uri="http://schemas.microsoft.com/office/word/2010/wordprocessingShape">
                          <wps:wsp>
                            <wps:cNvSpPr/>
                            <wps:cNvPr id="24" name="Shape 24"/>
                            <wps:spPr>
                              <a:xfrm>
                                <a:off x="4587493" y="3579023"/>
                                <a:ext cx="1517015" cy="401955"/>
                              </a:xfrm>
                              <a:prstGeom prst="roundRect">
                                <a:avLst>
                                  <a:gd fmla="val 16667" name="adj"/>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1143000</wp:posOffset>
                      </wp:positionH>
                      <wp:positionV relativeFrom="paragraph">
                        <wp:posOffset>38100</wp:posOffset>
                      </wp:positionV>
                      <wp:extent cx="1526540" cy="411480"/>
                      <wp:effectExtent b="0" l="0" r="0" t="0"/>
                      <wp:wrapSquare wrapText="bothSides" distB="0" distT="0" distL="0" distR="0"/>
                      <wp:docPr id="1083" name="image50.png"/>
                      <a:graphic>
                        <a:graphicData uri="http://schemas.openxmlformats.org/drawingml/2006/picture">
                          <pic:pic>
                            <pic:nvPicPr>
                              <pic:cNvPr id="0" name="image50.png"/>
                              <pic:cNvPicPr preferRelativeResize="0"/>
                            </pic:nvPicPr>
                            <pic:blipFill>
                              <a:blip r:embed="rId19"/>
                              <a:srcRect/>
                              <a:stretch>
                                <a:fillRect/>
                              </a:stretch>
                            </pic:blipFill>
                            <pic:spPr>
                              <a:xfrm>
                                <a:off x="0" y="0"/>
                                <a:ext cx="1526540" cy="411480"/>
                              </a:xfrm>
                              <a:prstGeom prst="rect"/>
                              <a:ln/>
                            </pic:spPr>
                          </pic:pic>
                        </a:graphicData>
                      </a:graphic>
                    </wp:anchor>
                  </w:drawing>
                </mc:Fallback>
              </mc:AlternateContent>
            </w:r>
          </w:p>
          <w:p w:rsidR="00000000" w:rsidDel="00000000" w:rsidP="00000000" w:rsidRDefault="00000000" w:rsidRPr="00000000" w14:paraId="00000135">
            <w:pPr>
              <w:jc w:val="center"/>
              <w:rPr>
                <w:b w:val="0"/>
                <w:i w:val="0"/>
                <w:sz w:val="20"/>
                <w:szCs w:val="20"/>
                <w:vertAlign w:val="baseline"/>
              </w:rPr>
            </w:pPr>
            <w:r w:rsidDel="00000000" w:rsidR="00000000" w:rsidRPr="00000000">
              <w:rPr>
                <w:b w:val="1"/>
                <w:i w:val="1"/>
                <w:sz w:val="20"/>
                <w:szCs w:val="20"/>
                <w:vertAlign w:val="baseline"/>
                <w:rtl w:val="0"/>
              </w:rPr>
              <w:t xml:space="preserve">VF </w:t>
            </w:r>
            <w:r w:rsidDel="00000000" w:rsidR="00000000" w:rsidRPr="00000000">
              <w:rPr>
                <w:b w:val="1"/>
                <w:sz w:val="20"/>
                <w:szCs w:val="20"/>
                <w:vertAlign w:val="baseline"/>
                <w:rtl w:val="0"/>
              </w:rPr>
              <w:t xml:space="preserve">= </w:t>
            </w:r>
            <w:r w:rsidDel="00000000" w:rsidR="00000000" w:rsidRPr="00000000">
              <w:rPr>
                <w:b w:val="1"/>
                <w:i w:val="1"/>
                <w:sz w:val="20"/>
                <w:szCs w:val="20"/>
                <w:vertAlign w:val="baseline"/>
                <w:rtl w:val="0"/>
              </w:rPr>
              <w:t xml:space="preserve">VA </w:t>
            </w:r>
            <w:r w:rsidDel="00000000" w:rsidR="00000000" w:rsidRPr="00000000">
              <w:rPr>
                <w:b w:val="1"/>
                <w:sz w:val="20"/>
                <w:szCs w:val="20"/>
                <w:vertAlign w:val="baseline"/>
                <w:rtl w:val="0"/>
              </w:rPr>
              <w:t xml:space="preserve">(1+ </w:t>
            </w:r>
            <w:r w:rsidDel="00000000" w:rsidR="00000000" w:rsidRPr="00000000">
              <w:rPr>
                <w:b w:val="1"/>
                <w:i w:val="1"/>
                <w:sz w:val="20"/>
                <w:szCs w:val="20"/>
                <w:vertAlign w:val="baseline"/>
                <w:rtl w:val="0"/>
              </w:rPr>
              <w:t xml:space="preserve">i) </w:t>
            </w:r>
            <w:r w:rsidDel="00000000" w:rsidR="00000000" w:rsidRPr="00000000">
              <w:rPr>
                <w:b w:val="1"/>
                <w:i w:val="1"/>
                <w:sz w:val="20"/>
                <w:szCs w:val="20"/>
                <w:vertAlign w:val="superscript"/>
                <w:rtl w:val="0"/>
              </w:rPr>
              <w:t xml:space="preserve">n</w:t>
            </w:r>
            <w:r w:rsidDel="00000000" w:rsidR="00000000" w:rsidRPr="00000000">
              <w:rPr>
                <w:rtl w:val="0"/>
              </w:rPr>
            </w:r>
          </w:p>
          <w:p w:rsidR="00000000" w:rsidDel="00000000" w:rsidP="00000000" w:rsidRDefault="00000000" w:rsidRPr="00000000" w14:paraId="00000136">
            <w:pPr>
              <w:jc w:val="both"/>
              <w:rPr>
                <w:sz w:val="20"/>
                <w:szCs w:val="20"/>
                <w:vertAlign w:val="baseline"/>
              </w:rPr>
            </w:pPr>
            <w:r w:rsidDel="00000000" w:rsidR="00000000" w:rsidRPr="00000000">
              <w:rPr>
                <w:rtl w:val="0"/>
              </w:rPr>
            </w:r>
          </w:p>
          <w:p w:rsidR="00000000" w:rsidDel="00000000" w:rsidP="00000000" w:rsidRDefault="00000000" w:rsidRPr="00000000" w14:paraId="00000137">
            <w:pPr>
              <w:jc w:val="center"/>
              <w:rPr>
                <w:sz w:val="20"/>
                <w:szCs w:val="20"/>
                <w:vertAlign w:val="baseline"/>
              </w:rPr>
            </w:pPr>
            <w:r w:rsidDel="00000000" w:rsidR="00000000" w:rsidRPr="00000000">
              <w:rPr>
                <w:sz w:val="20"/>
                <w:szCs w:val="20"/>
                <w:vertAlign w:val="baseline"/>
                <w:rtl w:val="0"/>
              </w:rPr>
              <w:t xml:space="preserve">Fuente: Tello, L. B. (2019).</w:t>
            </w:r>
          </w:p>
          <w:p w:rsidR="00000000" w:rsidDel="00000000" w:rsidP="00000000" w:rsidRDefault="00000000" w:rsidRPr="00000000" w14:paraId="00000138">
            <w:pPr>
              <w:tabs>
                <w:tab w:val="left" w:pos="4320"/>
                <w:tab w:val="left" w:pos="4485"/>
                <w:tab w:val="left" w:pos="5445"/>
              </w:tabs>
              <w:rPr>
                <w:color w:val="000000"/>
                <w:sz w:val="20"/>
                <w:szCs w:val="20"/>
                <w:vertAlign w:val="baseline"/>
              </w:rPr>
            </w:pPr>
            <w:r w:rsidDel="00000000" w:rsidR="00000000" w:rsidRPr="00000000">
              <w:rPr>
                <w:rtl w:val="0"/>
              </w:rPr>
            </w:r>
          </w:p>
          <w:p w:rsidR="00000000" w:rsidDel="00000000" w:rsidP="00000000" w:rsidRDefault="00000000" w:rsidRPr="00000000" w14:paraId="00000139">
            <w:pPr>
              <w:rPr>
                <w:b w:val="0"/>
                <w:i w:val="0"/>
                <w:sz w:val="20"/>
                <w:szCs w:val="20"/>
                <w:vertAlign w:val="superscript"/>
              </w:rPr>
            </w:pPr>
            <w:r w:rsidDel="00000000" w:rsidR="00000000" w:rsidRPr="00000000">
              <w:rPr>
                <w:b w:val="1"/>
                <w:i w:val="1"/>
                <w:sz w:val="20"/>
                <w:szCs w:val="20"/>
                <w:vertAlign w:val="baseline"/>
                <w:rtl w:val="0"/>
              </w:rPr>
              <w:t xml:space="preserve">VF </w:t>
            </w:r>
            <w:r w:rsidDel="00000000" w:rsidR="00000000" w:rsidRPr="00000000">
              <w:rPr>
                <w:b w:val="1"/>
                <w:sz w:val="20"/>
                <w:szCs w:val="20"/>
                <w:vertAlign w:val="baseline"/>
                <w:rtl w:val="0"/>
              </w:rPr>
              <w:t xml:space="preserve">= </w:t>
            </w:r>
            <w:r w:rsidDel="00000000" w:rsidR="00000000" w:rsidRPr="00000000">
              <w:rPr>
                <w:b w:val="1"/>
                <w:color w:val="000000"/>
                <w:sz w:val="20"/>
                <w:szCs w:val="20"/>
                <w:vertAlign w:val="baseline"/>
                <w:rtl w:val="0"/>
              </w:rPr>
              <w:t xml:space="preserve">$12.000.000</w:t>
            </w:r>
            <w:r w:rsidDel="00000000" w:rsidR="00000000" w:rsidRPr="00000000">
              <w:rPr>
                <w:b w:val="1"/>
                <w:i w:val="1"/>
                <w:sz w:val="20"/>
                <w:szCs w:val="20"/>
                <w:vertAlign w:val="baseline"/>
                <w:rtl w:val="0"/>
              </w:rPr>
              <w:t xml:space="preserve"> </w:t>
            </w:r>
            <w:r w:rsidDel="00000000" w:rsidR="00000000" w:rsidRPr="00000000">
              <w:rPr>
                <w:b w:val="1"/>
                <w:sz w:val="20"/>
                <w:szCs w:val="20"/>
                <w:vertAlign w:val="baseline"/>
                <w:rtl w:val="0"/>
              </w:rPr>
              <w:t xml:space="preserve">(1+ 0.09</w:t>
            </w:r>
            <w:r w:rsidDel="00000000" w:rsidR="00000000" w:rsidRPr="00000000">
              <w:rPr>
                <w:b w:val="1"/>
                <w:i w:val="1"/>
                <w:sz w:val="20"/>
                <w:szCs w:val="20"/>
                <w:vertAlign w:val="baseline"/>
                <w:rtl w:val="0"/>
              </w:rPr>
              <w:t xml:space="preserve">) </w:t>
            </w:r>
            <w:r w:rsidDel="00000000" w:rsidR="00000000" w:rsidRPr="00000000">
              <w:rPr>
                <w:b w:val="1"/>
                <w:i w:val="1"/>
                <w:sz w:val="20"/>
                <w:szCs w:val="20"/>
                <w:vertAlign w:val="superscript"/>
                <w:rtl w:val="0"/>
              </w:rPr>
              <w:t xml:space="preserve">3</w:t>
            </w:r>
            <w:r w:rsidDel="00000000" w:rsidR="00000000" w:rsidRPr="00000000">
              <w:rPr>
                <w:rtl w:val="0"/>
              </w:rPr>
            </w:r>
          </w:p>
          <w:p w:rsidR="00000000" w:rsidDel="00000000" w:rsidP="00000000" w:rsidRDefault="00000000" w:rsidRPr="00000000" w14:paraId="0000013A">
            <w:pPr>
              <w:rPr>
                <w:b w:val="0"/>
                <w:i w:val="0"/>
                <w:sz w:val="20"/>
                <w:szCs w:val="20"/>
                <w:vertAlign w:val="superscript"/>
              </w:rPr>
            </w:pPr>
            <w:r w:rsidDel="00000000" w:rsidR="00000000" w:rsidRPr="00000000">
              <w:rPr>
                <w:b w:val="1"/>
                <w:i w:val="1"/>
                <w:sz w:val="20"/>
                <w:szCs w:val="20"/>
                <w:vertAlign w:val="baseline"/>
                <w:rtl w:val="0"/>
              </w:rPr>
              <w:t xml:space="preserve">VF </w:t>
            </w:r>
            <w:r w:rsidDel="00000000" w:rsidR="00000000" w:rsidRPr="00000000">
              <w:rPr>
                <w:b w:val="1"/>
                <w:sz w:val="20"/>
                <w:szCs w:val="20"/>
                <w:vertAlign w:val="baseline"/>
                <w:rtl w:val="0"/>
              </w:rPr>
              <w:t xml:space="preserve">= </w:t>
            </w:r>
            <w:r w:rsidDel="00000000" w:rsidR="00000000" w:rsidRPr="00000000">
              <w:rPr>
                <w:b w:val="1"/>
                <w:color w:val="000000"/>
                <w:sz w:val="20"/>
                <w:szCs w:val="20"/>
                <w:vertAlign w:val="baseline"/>
                <w:rtl w:val="0"/>
              </w:rPr>
              <w:t xml:space="preserve">$12.000.000</w:t>
            </w:r>
            <w:r w:rsidDel="00000000" w:rsidR="00000000" w:rsidRPr="00000000">
              <w:rPr>
                <w:b w:val="1"/>
                <w:i w:val="1"/>
                <w:sz w:val="20"/>
                <w:szCs w:val="20"/>
                <w:vertAlign w:val="baseline"/>
                <w:rtl w:val="0"/>
              </w:rPr>
              <w:t xml:space="preserve"> </w:t>
            </w:r>
            <w:r w:rsidDel="00000000" w:rsidR="00000000" w:rsidRPr="00000000">
              <w:rPr>
                <w:b w:val="1"/>
                <w:sz w:val="20"/>
                <w:szCs w:val="20"/>
                <w:vertAlign w:val="baseline"/>
                <w:rtl w:val="0"/>
              </w:rPr>
              <w:t xml:space="preserve">(1.09</w:t>
            </w:r>
            <w:r w:rsidDel="00000000" w:rsidR="00000000" w:rsidRPr="00000000">
              <w:rPr>
                <w:b w:val="1"/>
                <w:i w:val="1"/>
                <w:sz w:val="20"/>
                <w:szCs w:val="20"/>
                <w:vertAlign w:val="baseline"/>
                <w:rtl w:val="0"/>
              </w:rPr>
              <w:t xml:space="preserve">) </w:t>
            </w:r>
            <w:r w:rsidDel="00000000" w:rsidR="00000000" w:rsidRPr="00000000">
              <w:rPr>
                <w:b w:val="1"/>
                <w:i w:val="1"/>
                <w:sz w:val="20"/>
                <w:szCs w:val="20"/>
                <w:vertAlign w:val="superscript"/>
                <w:rtl w:val="0"/>
              </w:rPr>
              <w:t xml:space="preserve">3</w:t>
            </w:r>
            <w:r w:rsidDel="00000000" w:rsidR="00000000" w:rsidRPr="00000000">
              <w:rPr>
                <w:rtl w:val="0"/>
              </w:rPr>
            </w:r>
          </w:p>
          <w:p w:rsidR="00000000" w:rsidDel="00000000" w:rsidP="00000000" w:rsidRDefault="00000000" w:rsidRPr="00000000" w14:paraId="0000013B">
            <w:pPr>
              <w:rPr>
                <w:b w:val="0"/>
                <w:color w:val="000000"/>
                <w:sz w:val="20"/>
                <w:szCs w:val="20"/>
                <w:vertAlign w:val="baseline"/>
              </w:rPr>
            </w:pPr>
            <w:r w:rsidDel="00000000" w:rsidR="00000000" w:rsidRPr="00000000">
              <w:rPr>
                <w:b w:val="1"/>
                <w:i w:val="1"/>
                <w:sz w:val="20"/>
                <w:szCs w:val="20"/>
                <w:vertAlign w:val="baseline"/>
                <w:rtl w:val="0"/>
              </w:rPr>
              <w:t xml:space="preserve">VF </w:t>
            </w:r>
            <w:r w:rsidDel="00000000" w:rsidR="00000000" w:rsidRPr="00000000">
              <w:rPr>
                <w:b w:val="1"/>
                <w:sz w:val="20"/>
                <w:szCs w:val="20"/>
                <w:vertAlign w:val="baseline"/>
                <w:rtl w:val="0"/>
              </w:rPr>
              <w:t xml:space="preserve">= </w:t>
            </w:r>
            <w:r w:rsidDel="00000000" w:rsidR="00000000" w:rsidRPr="00000000">
              <w:rPr>
                <w:b w:val="1"/>
                <w:color w:val="000000"/>
                <w:sz w:val="20"/>
                <w:szCs w:val="20"/>
                <w:vertAlign w:val="baseline"/>
                <w:rtl w:val="0"/>
              </w:rPr>
              <w:t xml:space="preserve">$15.540.348</w:t>
            </w:r>
            <w:r w:rsidDel="00000000" w:rsidR="00000000" w:rsidRPr="00000000">
              <w:rPr>
                <w:rtl w:val="0"/>
              </w:rPr>
            </w:r>
          </w:p>
          <w:p w:rsidR="00000000" w:rsidDel="00000000" w:rsidP="00000000" w:rsidRDefault="00000000" w:rsidRPr="00000000" w14:paraId="0000013C">
            <w:pPr>
              <w:jc w:val="center"/>
              <w:rPr>
                <w:b w:val="0"/>
                <w:i w:val="0"/>
                <w:sz w:val="20"/>
                <w:szCs w:val="20"/>
                <w:vertAlign w:val="superscript"/>
              </w:rPr>
            </w:pPr>
            <w:r w:rsidDel="00000000" w:rsidR="00000000" w:rsidRPr="00000000">
              <w:rPr>
                <w:sz w:val="20"/>
                <w:szCs w:val="20"/>
                <w:vertAlign w:val="baseline"/>
              </w:rPr>
              <w:pict>
                <v:shape id="_x0000_s2" style="width:271pt;height:92pt" type="#_x0000_t75">
                  <v:imagedata r:id="rId5" o:title=""/>
                </v:shape>
                <o:OLEObject DrawAspect="Content" r:id="rId6" ObjectID="_1658664939" ProgID="PBrush" ShapeID="_x0000_s2" Type="Embed"/>
              </w:pict>
            </w:r>
            <w:r w:rsidDel="00000000" w:rsidR="00000000" w:rsidRPr="00000000">
              <w:rPr>
                <w:rtl w:val="0"/>
              </w:rPr>
            </w:r>
          </w:p>
          <w:p w:rsidR="00000000" w:rsidDel="00000000" w:rsidP="00000000" w:rsidRDefault="00000000" w:rsidRPr="00000000" w14:paraId="0000013D">
            <w:pPr>
              <w:jc w:val="both"/>
              <w:rPr>
                <w:sz w:val="20"/>
                <w:szCs w:val="20"/>
                <w:vertAlign w:val="baseline"/>
              </w:rPr>
            </w:pPr>
            <w:r w:rsidDel="00000000" w:rsidR="00000000" w:rsidRPr="00000000">
              <w:rPr>
                <w:b w:val="1"/>
                <w:sz w:val="20"/>
                <w:szCs w:val="20"/>
                <w:vertAlign w:val="baseline"/>
                <w:rtl w:val="0"/>
              </w:rPr>
              <w:t xml:space="preserve">Respuesta:</w:t>
            </w:r>
            <w:r w:rsidDel="00000000" w:rsidR="00000000" w:rsidRPr="00000000">
              <w:rPr>
                <w:sz w:val="20"/>
                <w:szCs w:val="20"/>
                <w:vertAlign w:val="baseline"/>
                <w:rtl w:val="0"/>
              </w:rPr>
              <w:t xml:space="preserve"> Carolina con una inversión inicial de $12.000.000 recibirá $15.540.348, dentro de tres años aplicando interés compuesto.</w:t>
            </w:r>
          </w:p>
          <w:p w:rsidR="00000000" w:rsidDel="00000000" w:rsidP="00000000" w:rsidRDefault="00000000" w:rsidRPr="00000000" w14:paraId="0000013E">
            <w:pPr>
              <w:jc w:val="both"/>
              <w:rPr>
                <w:sz w:val="20"/>
                <w:szCs w:val="20"/>
                <w:vertAlign w:val="baseline"/>
              </w:rPr>
            </w:pPr>
            <w:r w:rsidDel="00000000" w:rsidR="00000000" w:rsidRPr="00000000">
              <w:rPr>
                <w:rtl w:val="0"/>
              </w:rPr>
            </w:r>
          </w:p>
          <w:p w:rsidR="00000000" w:rsidDel="00000000" w:rsidP="00000000" w:rsidRDefault="00000000" w:rsidRPr="00000000" w14:paraId="0000013F">
            <w:pPr>
              <w:shd w:fill="ffffff" w:val="clear"/>
              <w:spacing w:after="300" w:lineRule="auto"/>
              <w:jc w:val="both"/>
              <w:rPr>
                <w:sz w:val="20"/>
                <w:szCs w:val="20"/>
                <w:vertAlign w:val="baseline"/>
              </w:rPr>
            </w:pPr>
            <w:r w:rsidDel="00000000" w:rsidR="00000000" w:rsidRPr="00000000">
              <w:rPr>
                <w:sz w:val="20"/>
                <w:szCs w:val="20"/>
                <w:vertAlign w:val="baseline"/>
                <w:rtl w:val="0"/>
              </w:rPr>
              <w:t xml:space="preserve">Así mismo se puede obtener el Valor Futuro (VF), utilizando la fórmula financiera de Excel llamada VF, la cual se presenta a continuación:</w:t>
            </w:r>
          </w:p>
          <w:p w:rsidR="00000000" w:rsidDel="00000000" w:rsidP="00000000" w:rsidRDefault="00000000" w:rsidRPr="00000000" w14:paraId="00000140">
            <w:pPr>
              <w:jc w:val="both"/>
              <w:rPr>
                <w:sz w:val="20"/>
                <w:szCs w:val="20"/>
                <w:vertAlign w:val="baseline"/>
              </w:rPr>
            </w:pPr>
            <w:r w:rsidDel="00000000" w:rsidR="00000000" w:rsidRPr="00000000">
              <w:rPr>
                <w:sz w:val="20"/>
                <w:szCs w:val="20"/>
                <w:vertAlign w:val="baseline"/>
              </w:rPr>
              <w:drawing>
                <wp:inline distB="0" distT="0" distL="114300" distR="114300">
                  <wp:extent cx="3727450" cy="2202815"/>
                  <wp:effectExtent b="0" l="0" r="0" t="0"/>
                  <wp:docPr id="1103"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3727450" cy="220281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both"/>
              <w:rPr>
                <w:sz w:val="20"/>
                <w:szCs w:val="20"/>
                <w:vertAlign w:val="baseline"/>
              </w:rPr>
            </w:pPr>
            <w:r w:rsidDel="00000000" w:rsidR="00000000" w:rsidRPr="00000000">
              <w:rPr>
                <w:rtl w:val="0"/>
              </w:rPr>
            </w:r>
          </w:p>
          <w:p w:rsidR="00000000" w:rsidDel="00000000" w:rsidP="00000000" w:rsidRDefault="00000000" w:rsidRPr="00000000" w14:paraId="00000142">
            <w:pPr>
              <w:shd w:fill="ffffff" w:val="clear"/>
              <w:spacing w:after="300" w:lineRule="auto"/>
              <w:rPr>
                <w:sz w:val="20"/>
                <w:szCs w:val="20"/>
                <w:vertAlign w:val="baseline"/>
              </w:rPr>
            </w:pPr>
            <w:r w:rsidDel="00000000" w:rsidR="00000000" w:rsidRPr="00000000">
              <w:rPr>
                <w:b w:val="1"/>
                <w:sz w:val="20"/>
                <w:szCs w:val="20"/>
                <w:vertAlign w:val="baseline"/>
                <w:rtl w:val="0"/>
              </w:rPr>
              <w:t xml:space="preserve">VF(tasa;nper;pago;(va);tipo)</w:t>
            </w:r>
            <w:r w:rsidDel="00000000" w:rsidR="00000000" w:rsidRPr="00000000">
              <w:rPr>
                <w:sz w:val="20"/>
                <w:szCs w:val="20"/>
                <w:vertAlign w:val="baseline"/>
                <w:rtl w:val="0"/>
              </w:rPr>
              <w:t xml:space="preserve">, teniendo en cuenta que:</w:t>
            </w:r>
          </w:p>
          <w:p w:rsidR="00000000" w:rsidDel="00000000" w:rsidP="00000000" w:rsidRDefault="00000000" w:rsidRPr="00000000" w14:paraId="00000143">
            <w:pPr>
              <w:numPr>
                <w:ilvl w:val="0"/>
                <w:numId w:val="3"/>
              </w:numPr>
              <w:shd w:fill="ffffff" w:val="clear"/>
              <w:ind w:left="720" w:hanging="360"/>
              <w:rPr>
                <w:sz w:val="20"/>
                <w:szCs w:val="20"/>
                <w:vertAlign w:val="baseline"/>
              </w:rPr>
            </w:pPr>
            <w:r w:rsidDel="00000000" w:rsidR="00000000" w:rsidRPr="00000000">
              <w:rPr>
                <w:sz w:val="20"/>
                <w:szCs w:val="20"/>
                <w:vertAlign w:val="baseline"/>
                <w:rtl w:val="0"/>
              </w:rPr>
              <w:t xml:space="preserve">Tasa: es la tasa de interés del período acordado.</w:t>
            </w:r>
          </w:p>
          <w:p w:rsidR="00000000" w:rsidDel="00000000" w:rsidP="00000000" w:rsidRDefault="00000000" w:rsidRPr="00000000" w14:paraId="00000144">
            <w:pPr>
              <w:numPr>
                <w:ilvl w:val="0"/>
                <w:numId w:val="3"/>
              </w:numPr>
              <w:shd w:fill="ffffff" w:val="clear"/>
              <w:ind w:left="720" w:hanging="360"/>
              <w:rPr>
                <w:sz w:val="20"/>
                <w:szCs w:val="20"/>
                <w:vertAlign w:val="baseline"/>
              </w:rPr>
            </w:pPr>
            <w:r w:rsidDel="00000000" w:rsidR="00000000" w:rsidRPr="00000000">
              <w:rPr>
                <w:sz w:val="20"/>
                <w:szCs w:val="20"/>
                <w:vertAlign w:val="baseline"/>
                <w:rtl w:val="0"/>
              </w:rPr>
              <w:t xml:space="preserve">Nper: es el número total de períodos.</w:t>
            </w:r>
          </w:p>
          <w:p w:rsidR="00000000" w:rsidDel="00000000" w:rsidP="00000000" w:rsidRDefault="00000000" w:rsidRPr="00000000" w14:paraId="00000145">
            <w:pPr>
              <w:numPr>
                <w:ilvl w:val="0"/>
                <w:numId w:val="3"/>
              </w:numPr>
              <w:shd w:fill="ffffff" w:val="clear"/>
              <w:ind w:left="720" w:hanging="360"/>
              <w:rPr>
                <w:sz w:val="20"/>
                <w:szCs w:val="20"/>
                <w:vertAlign w:val="baseline"/>
              </w:rPr>
            </w:pPr>
            <w:r w:rsidDel="00000000" w:rsidR="00000000" w:rsidRPr="00000000">
              <w:rPr>
                <w:sz w:val="20"/>
                <w:szCs w:val="20"/>
                <w:vertAlign w:val="baseline"/>
                <w:rtl w:val="0"/>
              </w:rPr>
              <w:t xml:space="preserve">Pago: es el pago efectuado en cada período.</w:t>
            </w:r>
          </w:p>
          <w:p w:rsidR="00000000" w:rsidDel="00000000" w:rsidP="00000000" w:rsidRDefault="00000000" w:rsidRPr="00000000" w14:paraId="00000146">
            <w:pPr>
              <w:numPr>
                <w:ilvl w:val="0"/>
                <w:numId w:val="3"/>
              </w:numPr>
              <w:shd w:fill="ffffff" w:val="clear"/>
              <w:ind w:left="720" w:hanging="360"/>
              <w:rPr>
                <w:sz w:val="20"/>
                <w:szCs w:val="20"/>
                <w:vertAlign w:val="baseline"/>
              </w:rPr>
            </w:pPr>
            <w:r w:rsidDel="00000000" w:rsidR="00000000" w:rsidRPr="00000000">
              <w:rPr>
                <w:sz w:val="20"/>
                <w:szCs w:val="20"/>
                <w:vertAlign w:val="baseline"/>
                <w:rtl w:val="0"/>
              </w:rPr>
              <w:t xml:space="preserve">Va: es el valor actual o suma total del valor de una serie de pagos.</w:t>
            </w:r>
          </w:p>
          <w:p w:rsidR="00000000" w:rsidDel="00000000" w:rsidP="00000000" w:rsidRDefault="00000000" w:rsidRPr="00000000" w14:paraId="00000147">
            <w:pPr>
              <w:numPr>
                <w:ilvl w:val="0"/>
                <w:numId w:val="3"/>
              </w:numPr>
              <w:shd w:fill="ffffff" w:val="clear"/>
              <w:ind w:left="720" w:hanging="360"/>
              <w:rPr>
                <w:sz w:val="20"/>
                <w:szCs w:val="20"/>
                <w:vertAlign w:val="baseline"/>
              </w:rPr>
            </w:pPr>
            <w:r w:rsidDel="00000000" w:rsidR="00000000" w:rsidRPr="00000000">
              <w:rPr>
                <w:sz w:val="20"/>
                <w:szCs w:val="20"/>
                <w:vertAlign w:val="baseline"/>
                <w:rtl w:val="0"/>
              </w:rPr>
              <w:t xml:space="preserve">Tipo: es un valor lógico. Se registra “0” para una tasa vencida y “1” para tasa anticipada.</w:t>
            </w:r>
          </w:p>
          <w:p w:rsidR="00000000" w:rsidDel="00000000" w:rsidP="00000000" w:rsidRDefault="00000000" w:rsidRPr="00000000" w14:paraId="00000148">
            <w:pPr>
              <w:jc w:val="both"/>
              <w:rPr>
                <w:sz w:val="20"/>
                <w:szCs w:val="20"/>
                <w:vertAlign w:val="baseline"/>
              </w:rPr>
            </w:pPr>
            <w:r w:rsidDel="00000000" w:rsidR="00000000" w:rsidRPr="00000000">
              <w:rPr>
                <w:rtl w:val="0"/>
              </w:rPr>
            </w:r>
          </w:p>
          <w:p w:rsidR="00000000" w:rsidDel="00000000" w:rsidP="00000000" w:rsidRDefault="00000000" w:rsidRPr="00000000" w14:paraId="00000149">
            <w:pPr>
              <w:jc w:val="both"/>
              <w:rPr>
                <w:sz w:val="20"/>
                <w:szCs w:val="20"/>
                <w:vertAlign w:val="baseline"/>
              </w:rPr>
            </w:pPr>
            <w:r w:rsidDel="00000000" w:rsidR="00000000" w:rsidRPr="00000000">
              <w:rPr>
                <w:sz w:val="20"/>
                <w:szCs w:val="20"/>
                <w:vertAlign w:val="baseline"/>
                <w:rtl w:val="0"/>
              </w:rPr>
              <w:t xml:space="preserve">Es importante señalar que, para realizar los cálculos en Excel, debe estar registrada información, con el fin de ser tomada de cada una de las celdas y de esta manera refleje la formulación para su respectiva interpretación.</w:t>
            </w:r>
          </w:p>
          <w:p w:rsidR="00000000" w:rsidDel="00000000" w:rsidP="00000000" w:rsidRDefault="00000000" w:rsidRPr="00000000" w14:paraId="0000014A">
            <w:pPr>
              <w:jc w:val="both"/>
              <w:rPr>
                <w:b w:val="0"/>
                <w:color w:val="000000"/>
                <w:sz w:val="20"/>
                <w:szCs w:val="20"/>
                <w:vertAlign w:val="baseline"/>
              </w:rPr>
            </w:pPr>
            <w:r w:rsidDel="00000000" w:rsidR="00000000" w:rsidRPr="00000000">
              <w:rPr>
                <w:b w:val="1"/>
                <w:color w:val="000000"/>
                <w:sz w:val="20"/>
                <w:szCs w:val="20"/>
                <w:vertAlign w:val="baseline"/>
                <w:rtl w:val="0"/>
              </w:rPr>
              <w:t xml:space="preserve">Ejemplo 2: </w:t>
            </w:r>
            <w:r w:rsidDel="00000000" w:rsidR="00000000" w:rsidRPr="00000000">
              <w:rPr>
                <w:color w:val="000000"/>
                <w:sz w:val="20"/>
                <w:szCs w:val="20"/>
                <w:vertAlign w:val="baseline"/>
                <w:rtl w:val="0"/>
              </w:rPr>
              <w:t xml:space="preserve">Andrés recibirá en 10 meses $35.000.000, correspondientes a una inversión realizada. Si la tasa de interés que le están pagando es del 2,5% mensual, ¿Cuál es el valor inicial de la inversión, aplicando el tipo de interés compuesto?</w:t>
            </w:r>
            <w:r w:rsidDel="00000000" w:rsidR="00000000" w:rsidRPr="00000000">
              <w:rPr>
                <w:b w:val="1"/>
                <w:color w:val="000000"/>
                <w:sz w:val="20"/>
                <w:szCs w:val="20"/>
                <w:vertAlign w:val="baseline"/>
                <w:rtl w:val="0"/>
              </w:rPr>
              <w:t xml:space="preserve"> </w:t>
            </w:r>
            <w:r w:rsidDel="00000000" w:rsidR="00000000" w:rsidRPr="00000000">
              <w:rPr>
                <w:rtl w:val="0"/>
              </w:rPr>
            </w:r>
          </w:p>
          <w:p w:rsidR="00000000" w:rsidDel="00000000" w:rsidP="00000000" w:rsidRDefault="00000000" w:rsidRPr="00000000" w14:paraId="0000014B">
            <w:pPr>
              <w:jc w:val="both"/>
              <w:rPr>
                <w:color w:val="000000"/>
                <w:sz w:val="20"/>
                <w:szCs w:val="20"/>
                <w:vertAlign w:val="baseline"/>
              </w:rPr>
            </w:pPr>
            <w:r w:rsidDel="00000000" w:rsidR="00000000" w:rsidRPr="00000000">
              <w:rPr>
                <w:rtl w:val="0"/>
              </w:rPr>
            </w:r>
          </w:p>
          <w:p w:rsidR="00000000" w:rsidDel="00000000" w:rsidP="00000000" w:rsidRDefault="00000000" w:rsidRPr="00000000" w14:paraId="0000014C">
            <w:pPr>
              <w:jc w:val="both"/>
              <w:rPr>
                <w:color w:val="000000"/>
                <w:sz w:val="20"/>
                <w:szCs w:val="20"/>
                <w:vertAlign w:val="baseline"/>
              </w:rPr>
            </w:pPr>
            <w:r w:rsidDel="00000000" w:rsidR="00000000" w:rsidRPr="00000000">
              <w:rPr>
                <w:color w:val="000000"/>
                <w:sz w:val="20"/>
                <w:szCs w:val="20"/>
                <w:vertAlign w:val="baseline"/>
                <w:rtl w:val="0"/>
              </w:rPr>
              <w:t xml:space="preserve">De acuerdo con el análisis, se observa que se debe determinar el valor presente o actual de la inversión realizada, utilizando el tipo de interés compuesto; por lo tanto, se usará la siguiente fórmula: </w:t>
            </w:r>
          </w:p>
          <w:p w:rsidR="00000000" w:rsidDel="00000000" w:rsidP="00000000" w:rsidRDefault="00000000" w:rsidRPr="00000000" w14:paraId="0000014D">
            <w:pP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14E">
            <w:pPr>
              <w:jc w:val="both"/>
              <w:rPr>
                <w:b w:val="0"/>
                <w:sz w:val="20"/>
                <w:szCs w:val="20"/>
                <w:vertAlign w:val="baseline"/>
              </w:rPr>
            </w:pPr>
            <w:r w:rsidDel="00000000" w:rsidR="00000000" w:rsidRPr="00000000">
              <w:rPr>
                <w:b w:val="1"/>
                <w:sz w:val="20"/>
                <w:szCs w:val="20"/>
                <w:vertAlign w:val="baseline"/>
                <w:rtl w:val="0"/>
              </w:rPr>
              <w:t xml:space="preserve">                              </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749300</wp:posOffset>
                      </wp:positionH>
                      <wp:positionV relativeFrom="paragraph">
                        <wp:posOffset>38100</wp:posOffset>
                      </wp:positionV>
                      <wp:extent cx="1819275" cy="438150"/>
                      <wp:effectExtent b="0" l="0" r="0" t="0"/>
                      <wp:wrapSquare wrapText="bothSides" distB="0" distT="0" distL="0" distR="0"/>
                      <wp:docPr id="1079" name=""/>
                      <a:graphic>
                        <a:graphicData uri="http://schemas.microsoft.com/office/word/2010/wordprocessingShape">
                          <wps:wsp>
                            <wps:cNvSpPr/>
                            <wps:cNvPr id="20" name="Shape 20"/>
                            <wps:spPr>
                              <a:xfrm>
                                <a:off x="4441125" y="3565688"/>
                                <a:ext cx="1809750" cy="428625"/>
                              </a:xfrm>
                              <a:prstGeom prst="roundRect">
                                <a:avLst>
                                  <a:gd fmla="val 16667" name="adj"/>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749300</wp:posOffset>
                      </wp:positionH>
                      <wp:positionV relativeFrom="paragraph">
                        <wp:posOffset>38100</wp:posOffset>
                      </wp:positionV>
                      <wp:extent cx="1819275" cy="438150"/>
                      <wp:effectExtent b="0" l="0" r="0" t="0"/>
                      <wp:wrapSquare wrapText="bothSides" distB="0" distT="0" distL="0" distR="0"/>
                      <wp:docPr id="1079" name="image36.png"/>
                      <a:graphic>
                        <a:graphicData uri="http://schemas.openxmlformats.org/drawingml/2006/picture">
                          <pic:pic>
                            <pic:nvPicPr>
                              <pic:cNvPr id="0" name="image36.png"/>
                              <pic:cNvPicPr preferRelativeResize="0"/>
                            </pic:nvPicPr>
                            <pic:blipFill>
                              <a:blip r:embed="rId21"/>
                              <a:srcRect/>
                              <a:stretch>
                                <a:fillRect/>
                              </a:stretch>
                            </pic:blipFill>
                            <pic:spPr>
                              <a:xfrm>
                                <a:off x="0" y="0"/>
                                <a:ext cx="1819275" cy="438150"/>
                              </a:xfrm>
                              <a:prstGeom prst="rect"/>
                              <a:ln/>
                            </pic:spPr>
                          </pic:pic>
                        </a:graphicData>
                      </a:graphic>
                    </wp:anchor>
                  </w:drawing>
                </mc:Fallback>
              </mc:AlternateContent>
            </w:r>
          </w:p>
          <w:p w:rsidR="00000000" w:rsidDel="00000000" w:rsidP="00000000" w:rsidRDefault="00000000" w:rsidRPr="00000000" w14:paraId="0000014F">
            <w:pPr>
              <w:jc w:val="both"/>
              <w:rPr>
                <w:b w:val="0"/>
                <w:sz w:val="20"/>
                <w:szCs w:val="20"/>
                <w:vertAlign w:val="baseline"/>
              </w:rPr>
            </w:pPr>
            <w:r w:rsidDel="00000000" w:rsidR="00000000" w:rsidRPr="00000000">
              <w:rPr>
                <w:b w:val="1"/>
                <w:sz w:val="20"/>
                <w:szCs w:val="20"/>
                <w:vertAlign w:val="baseline"/>
                <w:rtl w:val="0"/>
              </w:rPr>
              <w:t xml:space="preserve">                                 VA  =  VF</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1600200</wp:posOffset>
                      </wp:positionH>
                      <wp:positionV relativeFrom="paragraph">
                        <wp:posOffset>114300</wp:posOffset>
                      </wp:positionV>
                      <wp:extent cx="466725" cy="12700"/>
                      <wp:effectExtent b="0" l="0" r="0" t="0"/>
                      <wp:wrapNone/>
                      <wp:docPr id="1071" name=""/>
                      <a:graphic>
                        <a:graphicData uri="http://schemas.microsoft.com/office/word/2010/wordprocessingShape">
                          <wps:wsp>
                            <wps:cNvCnPr/>
                            <wps:spPr>
                              <a:xfrm>
                                <a:off x="5112638" y="3780000"/>
                                <a:ext cx="46672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1600200</wp:posOffset>
                      </wp:positionH>
                      <wp:positionV relativeFrom="paragraph">
                        <wp:posOffset>114300</wp:posOffset>
                      </wp:positionV>
                      <wp:extent cx="466725" cy="12700"/>
                      <wp:effectExtent b="0" l="0" r="0" t="0"/>
                      <wp:wrapNone/>
                      <wp:docPr id="1071" name="image22.png"/>
                      <a:graphic>
                        <a:graphicData uri="http://schemas.openxmlformats.org/drawingml/2006/picture">
                          <pic:pic>
                            <pic:nvPicPr>
                              <pic:cNvPr id="0" name="image22.png"/>
                              <pic:cNvPicPr preferRelativeResize="0"/>
                            </pic:nvPicPr>
                            <pic:blipFill>
                              <a:blip r:embed="rId22"/>
                              <a:srcRect/>
                              <a:stretch>
                                <a:fillRect/>
                              </a:stretch>
                            </pic:blipFill>
                            <pic:spPr>
                              <a:xfrm>
                                <a:off x="0" y="0"/>
                                <a:ext cx="466725" cy="12700"/>
                              </a:xfrm>
                              <a:prstGeom prst="rect"/>
                              <a:ln/>
                            </pic:spPr>
                          </pic:pic>
                        </a:graphicData>
                      </a:graphic>
                    </wp:anchor>
                  </w:drawing>
                </mc:Fallback>
              </mc:AlternateContent>
            </w:r>
          </w:p>
          <w:p w:rsidR="00000000" w:rsidDel="00000000" w:rsidP="00000000" w:rsidRDefault="00000000" w:rsidRPr="00000000" w14:paraId="00000150">
            <w:pPr>
              <w:jc w:val="both"/>
              <w:rPr>
                <w:b w:val="0"/>
                <w:sz w:val="20"/>
                <w:szCs w:val="20"/>
                <w:vertAlign w:val="baseline"/>
              </w:rPr>
            </w:pPr>
            <w:r w:rsidDel="00000000" w:rsidR="00000000" w:rsidRPr="00000000">
              <w:rPr>
                <w:b w:val="1"/>
                <w:sz w:val="20"/>
                <w:szCs w:val="20"/>
                <w:vertAlign w:val="baseline"/>
                <w:rtl w:val="0"/>
              </w:rPr>
              <w:t xml:space="preserve">                                          (1+i)</w:t>
            </w:r>
            <w:r w:rsidDel="00000000" w:rsidR="00000000" w:rsidRPr="00000000">
              <w:rPr>
                <w:b w:val="1"/>
                <w:sz w:val="20"/>
                <w:szCs w:val="20"/>
                <w:vertAlign w:val="superscript"/>
                <w:rtl w:val="0"/>
              </w:rPr>
              <w:t xml:space="preserve">n</w:t>
            </w:r>
            <w:r w:rsidDel="00000000" w:rsidR="00000000" w:rsidRPr="00000000">
              <w:rPr>
                <w:rtl w:val="0"/>
              </w:rPr>
            </w:r>
          </w:p>
          <w:p w:rsidR="00000000" w:rsidDel="00000000" w:rsidP="00000000" w:rsidRDefault="00000000" w:rsidRPr="00000000" w14:paraId="00000151">
            <w:pPr>
              <w:jc w:val="both"/>
              <w:rPr>
                <w:sz w:val="20"/>
                <w:szCs w:val="20"/>
                <w:vertAlign w:val="baseline"/>
              </w:rPr>
            </w:pPr>
            <w:r w:rsidDel="00000000" w:rsidR="00000000" w:rsidRPr="00000000">
              <w:rPr>
                <w:rtl w:val="0"/>
              </w:rPr>
            </w:r>
          </w:p>
          <w:p w:rsidR="00000000" w:rsidDel="00000000" w:rsidP="00000000" w:rsidRDefault="00000000" w:rsidRPr="00000000" w14:paraId="00000152">
            <w:pPr>
              <w:jc w:val="center"/>
              <w:rPr>
                <w:sz w:val="20"/>
                <w:szCs w:val="20"/>
                <w:vertAlign w:val="baseline"/>
              </w:rPr>
            </w:pPr>
            <w:r w:rsidDel="00000000" w:rsidR="00000000" w:rsidRPr="00000000">
              <w:rPr>
                <w:sz w:val="20"/>
                <w:szCs w:val="20"/>
                <w:vertAlign w:val="baseline"/>
                <w:rtl w:val="0"/>
              </w:rPr>
              <w:t xml:space="preserve">Fuente: Tello, L. B. (2019).</w:t>
            </w:r>
          </w:p>
          <w:p w:rsidR="00000000" w:rsidDel="00000000" w:rsidP="00000000" w:rsidRDefault="00000000" w:rsidRPr="00000000" w14:paraId="00000153">
            <w:pPr>
              <w:tabs>
                <w:tab w:val="left" w:pos="4320"/>
                <w:tab w:val="left" w:pos="4485"/>
                <w:tab w:val="left" w:pos="5445"/>
              </w:tabs>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154">
            <w:pPr>
              <w:tabs>
                <w:tab w:val="left" w:pos="4320"/>
                <w:tab w:val="left" w:pos="4485"/>
                <w:tab w:val="left" w:pos="5445"/>
              </w:tabs>
              <w:jc w:val="both"/>
              <w:rPr>
                <w:b w:val="0"/>
                <w:sz w:val="20"/>
                <w:szCs w:val="20"/>
                <w:vertAlign w:val="baseline"/>
              </w:rPr>
            </w:pPr>
            <w:r w:rsidDel="00000000" w:rsidR="00000000" w:rsidRPr="00000000">
              <w:rPr>
                <w:b w:val="1"/>
                <w:sz w:val="20"/>
                <w:szCs w:val="20"/>
                <w:vertAlign w:val="baseline"/>
                <w:rtl w:val="0"/>
              </w:rPr>
              <w:t xml:space="preserve">VA    =   </w:t>
            </w:r>
            <w:r w:rsidDel="00000000" w:rsidR="00000000" w:rsidRPr="00000000">
              <w:rPr>
                <w:b w:val="1"/>
                <w:color w:val="000000"/>
                <w:sz w:val="20"/>
                <w:szCs w:val="20"/>
                <w:vertAlign w:val="baseline"/>
                <w:rtl w:val="0"/>
              </w:rPr>
              <w:t xml:space="preserve">$</w:t>
            </w:r>
            <w:r w:rsidDel="00000000" w:rsidR="00000000" w:rsidRPr="00000000">
              <w:rPr>
                <w:b w:val="1"/>
                <w:sz w:val="20"/>
                <w:szCs w:val="20"/>
                <w:vertAlign w:val="baseline"/>
                <w:rtl w:val="0"/>
              </w:rPr>
              <w:t xml:space="preserve">35.000.000</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101600</wp:posOffset>
                      </wp:positionV>
                      <wp:extent cx="742950" cy="28575"/>
                      <wp:effectExtent b="0" l="0" r="0" t="0"/>
                      <wp:wrapNone/>
                      <wp:docPr id="1070" name=""/>
                      <a:graphic>
                        <a:graphicData uri="http://schemas.microsoft.com/office/word/2010/wordprocessingShape">
                          <wps:wsp>
                            <wps:cNvCnPr/>
                            <wps:spPr>
                              <a:xfrm flipH="1" rot="10800000">
                                <a:off x="4979288" y="3770475"/>
                                <a:ext cx="733425" cy="1905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101600</wp:posOffset>
                      </wp:positionV>
                      <wp:extent cx="742950" cy="28575"/>
                      <wp:effectExtent b="0" l="0" r="0" t="0"/>
                      <wp:wrapNone/>
                      <wp:docPr id="1070" name="image19.png"/>
                      <a:graphic>
                        <a:graphicData uri="http://schemas.openxmlformats.org/drawingml/2006/picture">
                          <pic:pic>
                            <pic:nvPicPr>
                              <pic:cNvPr id="0" name="image19.png"/>
                              <pic:cNvPicPr preferRelativeResize="0"/>
                            </pic:nvPicPr>
                            <pic:blipFill>
                              <a:blip r:embed="rId23"/>
                              <a:srcRect/>
                              <a:stretch>
                                <a:fillRect/>
                              </a:stretch>
                            </pic:blipFill>
                            <pic:spPr>
                              <a:xfrm>
                                <a:off x="0" y="0"/>
                                <a:ext cx="742950" cy="28575"/>
                              </a:xfrm>
                              <a:prstGeom prst="rect"/>
                              <a:ln/>
                            </pic:spPr>
                          </pic:pic>
                        </a:graphicData>
                      </a:graphic>
                    </wp:anchor>
                  </w:drawing>
                </mc:Fallback>
              </mc:AlternateContent>
            </w:r>
          </w:p>
          <w:p w:rsidR="00000000" w:rsidDel="00000000" w:rsidP="00000000" w:rsidRDefault="00000000" w:rsidRPr="00000000" w14:paraId="00000155">
            <w:pPr>
              <w:jc w:val="both"/>
              <w:rPr>
                <w:b w:val="0"/>
                <w:sz w:val="20"/>
                <w:szCs w:val="20"/>
                <w:vertAlign w:val="superscript"/>
              </w:rPr>
            </w:pPr>
            <w:r w:rsidDel="00000000" w:rsidR="00000000" w:rsidRPr="00000000">
              <w:rPr>
                <w:b w:val="1"/>
                <w:color w:val="000000"/>
                <w:sz w:val="20"/>
                <w:szCs w:val="20"/>
                <w:vertAlign w:val="baseline"/>
                <w:rtl w:val="0"/>
              </w:rPr>
              <w:t xml:space="preserve">              </w:t>
            </w:r>
            <w:r w:rsidDel="00000000" w:rsidR="00000000" w:rsidRPr="00000000">
              <w:rPr>
                <w:b w:val="1"/>
                <w:sz w:val="20"/>
                <w:szCs w:val="20"/>
                <w:vertAlign w:val="baseline"/>
                <w:rtl w:val="0"/>
              </w:rPr>
              <w:t xml:space="preserve">(1+0.025)</w:t>
            </w:r>
            <w:r w:rsidDel="00000000" w:rsidR="00000000" w:rsidRPr="00000000">
              <w:rPr>
                <w:b w:val="1"/>
                <w:sz w:val="20"/>
                <w:szCs w:val="20"/>
                <w:vertAlign w:val="superscript"/>
                <w:rtl w:val="0"/>
              </w:rPr>
              <w:t xml:space="preserve">10</w:t>
            </w:r>
            <w:r w:rsidDel="00000000" w:rsidR="00000000" w:rsidRPr="00000000">
              <w:rPr>
                <w:rtl w:val="0"/>
              </w:rPr>
            </w:r>
          </w:p>
          <w:p w:rsidR="00000000" w:rsidDel="00000000" w:rsidP="00000000" w:rsidRDefault="00000000" w:rsidRPr="00000000" w14:paraId="00000156">
            <w:pPr>
              <w:jc w:val="both"/>
              <w:rPr>
                <w:b w:val="0"/>
                <w:sz w:val="20"/>
                <w:szCs w:val="20"/>
                <w:vertAlign w:val="superscript"/>
              </w:rPr>
            </w:pPr>
            <w:r w:rsidDel="00000000" w:rsidR="00000000" w:rsidRPr="00000000">
              <w:rPr>
                <w:rtl w:val="0"/>
              </w:rPr>
            </w:r>
          </w:p>
          <w:p w:rsidR="00000000" w:rsidDel="00000000" w:rsidP="00000000" w:rsidRDefault="00000000" w:rsidRPr="00000000" w14:paraId="00000157">
            <w:pPr>
              <w:tabs>
                <w:tab w:val="left" w:pos="4320"/>
                <w:tab w:val="left" w:pos="4485"/>
                <w:tab w:val="left" w:pos="5445"/>
              </w:tabs>
              <w:jc w:val="both"/>
              <w:rPr>
                <w:b w:val="0"/>
                <w:color w:val="000000"/>
                <w:sz w:val="20"/>
                <w:szCs w:val="20"/>
                <w:vertAlign w:val="baseline"/>
              </w:rPr>
            </w:pPr>
            <w:r w:rsidDel="00000000" w:rsidR="00000000" w:rsidRPr="00000000">
              <w:rPr>
                <w:b w:val="1"/>
                <w:sz w:val="20"/>
                <w:szCs w:val="20"/>
                <w:vertAlign w:val="baseline"/>
                <w:rtl w:val="0"/>
              </w:rPr>
              <w:t xml:space="preserve">VA    =   </w:t>
            </w:r>
            <w:r w:rsidDel="00000000" w:rsidR="00000000" w:rsidRPr="00000000">
              <w:rPr>
                <w:b w:val="1"/>
                <w:color w:val="000000"/>
                <w:sz w:val="20"/>
                <w:szCs w:val="20"/>
                <w:vertAlign w:val="baseline"/>
                <w:rtl w:val="0"/>
              </w:rPr>
              <w:t xml:space="preserve">$27.341.944,06</w:t>
            </w:r>
            <w:r w:rsidDel="00000000" w:rsidR="00000000" w:rsidRPr="00000000">
              <w:rPr>
                <w:rtl w:val="0"/>
              </w:rPr>
            </w:r>
          </w:p>
          <w:p w:rsidR="00000000" w:rsidDel="00000000" w:rsidP="00000000" w:rsidRDefault="00000000" w:rsidRPr="00000000" w14:paraId="00000158">
            <w:pPr>
              <w:tabs>
                <w:tab w:val="left" w:pos="4320"/>
                <w:tab w:val="left" w:pos="4485"/>
                <w:tab w:val="left" w:pos="5445"/>
              </w:tabs>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159">
            <w:pPr>
              <w:tabs>
                <w:tab w:val="left" w:pos="4320"/>
                <w:tab w:val="left" w:pos="4485"/>
                <w:tab w:val="left" w:pos="5445"/>
              </w:tabs>
              <w:jc w:val="both"/>
              <w:rPr>
                <w:sz w:val="20"/>
                <w:szCs w:val="20"/>
                <w:vertAlign w:val="baseline"/>
              </w:rPr>
            </w:pPr>
            <w:r w:rsidDel="00000000" w:rsidR="00000000" w:rsidRPr="00000000">
              <w:rPr>
                <w:b w:val="1"/>
                <w:sz w:val="20"/>
                <w:szCs w:val="20"/>
                <w:vertAlign w:val="baseline"/>
                <w:rtl w:val="0"/>
              </w:rPr>
              <w:t xml:space="preserve">Respuesta: </w:t>
            </w:r>
            <w:r w:rsidDel="00000000" w:rsidR="00000000" w:rsidRPr="00000000">
              <w:rPr>
                <w:sz w:val="20"/>
                <w:szCs w:val="20"/>
                <w:vertAlign w:val="baseline"/>
                <w:rtl w:val="0"/>
              </w:rPr>
              <w:t xml:space="preserve">para obtener un monto de $35.000.000 durante 10 meses, a la tasa del 2,5%, debe invertir </w:t>
            </w:r>
            <w:r w:rsidDel="00000000" w:rsidR="00000000" w:rsidRPr="00000000">
              <w:rPr>
                <w:color w:val="000000"/>
                <w:sz w:val="20"/>
                <w:szCs w:val="20"/>
                <w:vertAlign w:val="baseline"/>
                <w:rtl w:val="0"/>
              </w:rPr>
              <w:t xml:space="preserve">$27.341.944,06.</w:t>
            </w:r>
            <w:r w:rsidDel="00000000" w:rsidR="00000000" w:rsidRPr="00000000">
              <w:rPr>
                <w:sz w:val="20"/>
                <w:szCs w:val="20"/>
                <w:vertAlign w:val="baseline"/>
                <w:rtl w:val="0"/>
              </w:rPr>
              <w:t xml:space="preserve"> </w:t>
            </w:r>
          </w:p>
          <w:p w:rsidR="00000000" w:rsidDel="00000000" w:rsidP="00000000" w:rsidRDefault="00000000" w:rsidRPr="00000000" w14:paraId="0000015A">
            <w:pPr>
              <w:jc w:val="both"/>
              <w:rPr>
                <w:b w:val="0"/>
                <w:color w:val="000000"/>
                <w:sz w:val="20"/>
                <w:szCs w:val="20"/>
                <w:vertAlign w:val="baseline"/>
              </w:rPr>
            </w:pPr>
            <w:r w:rsidDel="00000000" w:rsidR="00000000" w:rsidRPr="00000000">
              <w:rPr>
                <w:b w:val="1"/>
                <w:color w:val="000000"/>
                <w:sz w:val="20"/>
                <w:szCs w:val="20"/>
                <w:vertAlign w:val="baseline"/>
                <w:rtl w:val="0"/>
              </w:rPr>
              <w:t xml:space="preserve">                          </w:t>
            </w:r>
            <w:r w:rsidDel="00000000" w:rsidR="00000000" w:rsidRPr="00000000">
              <w:rPr>
                <w:rtl w:val="0"/>
              </w:rPr>
            </w:r>
          </w:p>
          <w:p w:rsidR="00000000" w:rsidDel="00000000" w:rsidP="00000000" w:rsidRDefault="00000000" w:rsidRPr="00000000" w14:paraId="0000015B">
            <w:pPr>
              <w:shd w:fill="ffffff" w:val="clear"/>
              <w:spacing w:after="300" w:lineRule="auto"/>
              <w:jc w:val="both"/>
              <w:rPr>
                <w:sz w:val="20"/>
                <w:szCs w:val="20"/>
                <w:vertAlign w:val="baseline"/>
              </w:rPr>
            </w:pPr>
            <w:r w:rsidDel="00000000" w:rsidR="00000000" w:rsidRPr="00000000">
              <w:rPr>
                <w:sz w:val="20"/>
                <w:szCs w:val="20"/>
                <w:vertAlign w:val="baseline"/>
                <w:rtl w:val="0"/>
              </w:rPr>
              <w:t xml:space="preserve">También se puede obtener el Valor Actual (VA), utilizando la fórmula financiera de Excel llamada VA, la cual se presenta a continuación:</w:t>
            </w:r>
          </w:p>
          <w:p w:rsidR="00000000" w:rsidDel="00000000" w:rsidP="00000000" w:rsidRDefault="00000000" w:rsidRPr="00000000" w14:paraId="0000015C">
            <w:pPr>
              <w:jc w:val="both"/>
              <w:rPr>
                <w:b w:val="0"/>
                <w:color w:val="000000"/>
                <w:sz w:val="20"/>
                <w:szCs w:val="20"/>
                <w:vertAlign w:val="baseline"/>
              </w:rPr>
            </w:pPr>
            <w:r w:rsidDel="00000000" w:rsidR="00000000" w:rsidRPr="00000000">
              <w:rPr>
                <w:b w:val="1"/>
                <w:color w:val="000000"/>
                <w:sz w:val="20"/>
                <w:szCs w:val="20"/>
                <w:vertAlign w:val="baseline"/>
                <w:rtl w:val="0"/>
              </w:rPr>
              <w:t xml:space="preserve">   </w:t>
            </w:r>
            <w:r w:rsidDel="00000000" w:rsidR="00000000" w:rsidRPr="00000000">
              <w:rPr>
                <w:sz w:val="20"/>
                <w:szCs w:val="20"/>
                <w:vertAlign w:val="baseline"/>
              </w:rPr>
              <w:drawing>
                <wp:inline distB="0" distT="0" distL="114300" distR="114300">
                  <wp:extent cx="3727450" cy="2127885"/>
                  <wp:effectExtent b="0" l="0" r="0" t="0"/>
                  <wp:docPr id="1102"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3727450" cy="2127885"/>
                          </a:xfrm>
                          <a:prstGeom prst="rect"/>
                          <a:ln/>
                        </pic:spPr>
                      </pic:pic>
                    </a:graphicData>
                  </a:graphic>
                </wp:inline>
              </w:drawing>
            </w:r>
            <w:r w:rsidDel="00000000" w:rsidR="00000000" w:rsidRPr="00000000">
              <w:rPr>
                <w:b w:val="1"/>
                <w:color w:val="000000"/>
                <w:sz w:val="20"/>
                <w:szCs w:val="20"/>
                <w:vertAlign w:val="baseline"/>
                <w:rtl w:val="0"/>
              </w:rPr>
              <w:t xml:space="preserve">  </w:t>
            </w:r>
            <w:r w:rsidDel="00000000" w:rsidR="00000000" w:rsidRPr="00000000">
              <w:rPr>
                <w:rtl w:val="0"/>
              </w:rPr>
            </w:r>
          </w:p>
          <w:p w:rsidR="00000000" w:rsidDel="00000000" w:rsidP="00000000" w:rsidRDefault="00000000" w:rsidRPr="00000000" w14:paraId="0000015D">
            <w:pPr>
              <w:shd w:fill="ffffff" w:val="clear"/>
              <w:spacing w:after="300" w:lineRule="auto"/>
              <w:rPr>
                <w:sz w:val="20"/>
                <w:szCs w:val="20"/>
                <w:vertAlign w:val="baseline"/>
              </w:rPr>
            </w:pPr>
            <w:r w:rsidDel="00000000" w:rsidR="00000000" w:rsidRPr="00000000">
              <w:rPr>
                <w:b w:val="1"/>
                <w:sz w:val="20"/>
                <w:szCs w:val="20"/>
                <w:vertAlign w:val="baseline"/>
                <w:rtl w:val="0"/>
              </w:rPr>
              <w:t xml:space="preserve">VA(tasa;nper;pago;(vf);tipo)</w:t>
            </w:r>
            <w:r w:rsidDel="00000000" w:rsidR="00000000" w:rsidRPr="00000000">
              <w:rPr>
                <w:sz w:val="20"/>
                <w:szCs w:val="20"/>
                <w:vertAlign w:val="baseline"/>
                <w:rtl w:val="0"/>
              </w:rPr>
              <w:t xml:space="preserve">, teniendo en cuenta que:</w:t>
            </w:r>
          </w:p>
          <w:p w:rsidR="00000000" w:rsidDel="00000000" w:rsidP="00000000" w:rsidRDefault="00000000" w:rsidRPr="00000000" w14:paraId="0000015E">
            <w:pPr>
              <w:numPr>
                <w:ilvl w:val="0"/>
                <w:numId w:val="3"/>
              </w:numPr>
              <w:shd w:fill="ffffff" w:val="clear"/>
              <w:ind w:left="720" w:hanging="360"/>
              <w:rPr>
                <w:sz w:val="20"/>
                <w:szCs w:val="20"/>
                <w:vertAlign w:val="baseline"/>
              </w:rPr>
            </w:pPr>
            <w:r w:rsidDel="00000000" w:rsidR="00000000" w:rsidRPr="00000000">
              <w:rPr>
                <w:sz w:val="20"/>
                <w:szCs w:val="20"/>
                <w:vertAlign w:val="baseline"/>
                <w:rtl w:val="0"/>
              </w:rPr>
              <w:t xml:space="preserve">Tasa: es la tasa de interés del período acordado.</w:t>
            </w:r>
          </w:p>
          <w:p w:rsidR="00000000" w:rsidDel="00000000" w:rsidP="00000000" w:rsidRDefault="00000000" w:rsidRPr="00000000" w14:paraId="0000015F">
            <w:pPr>
              <w:numPr>
                <w:ilvl w:val="0"/>
                <w:numId w:val="3"/>
              </w:numPr>
              <w:shd w:fill="ffffff" w:val="clear"/>
              <w:ind w:left="720" w:hanging="360"/>
              <w:rPr>
                <w:sz w:val="20"/>
                <w:szCs w:val="20"/>
                <w:vertAlign w:val="baseline"/>
              </w:rPr>
            </w:pPr>
            <w:r w:rsidDel="00000000" w:rsidR="00000000" w:rsidRPr="00000000">
              <w:rPr>
                <w:sz w:val="20"/>
                <w:szCs w:val="20"/>
                <w:vertAlign w:val="baseline"/>
                <w:rtl w:val="0"/>
              </w:rPr>
              <w:t xml:space="preserve">Nper: es el número total de períodos.</w:t>
            </w:r>
          </w:p>
          <w:p w:rsidR="00000000" w:rsidDel="00000000" w:rsidP="00000000" w:rsidRDefault="00000000" w:rsidRPr="00000000" w14:paraId="00000160">
            <w:pPr>
              <w:numPr>
                <w:ilvl w:val="0"/>
                <w:numId w:val="3"/>
              </w:numPr>
              <w:shd w:fill="ffffff" w:val="clear"/>
              <w:ind w:left="720" w:hanging="360"/>
              <w:rPr>
                <w:sz w:val="20"/>
                <w:szCs w:val="20"/>
                <w:vertAlign w:val="baseline"/>
              </w:rPr>
            </w:pPr>
            <w:r w:rsidDel="00000000" w:rsidR="00000000" w:rsidRPr="00000000">
              <w:rPr>
                <w:sz w:val="20"/>
                <w:szCs w:val="20"/>
                <w:vertAlign w:val="baseline"/>
                <w:rtl w:val="0"/>
              </w:rPr>
              <w:t xml:space="preserve">Pago: es el pago efectuado en cada período.</w:t>
            </w:r>
          </w:p>
          <w:p w:rsidR="00000000" w:rsidDel="00000000" w:rsidP="00000000" w:rsidRDefault="00000000" w:rsidRPr="00000000" w14:paraId="00000161">
            <w:pPr>
              <w:numPr>
                <w:ilvl w:val="0"/>
                <w:numId w:val="3"/>
              </w:numPr>
              <w:shd w:fill="ffffff" w:val="clear"/>
              <w:ind w:left="720" w:hanging="360"/>
              <w:rPr>
                <w:sz w:val="20"/>
                <w:szCs w:val="20"/>
                <w:vertAlign w:val="baseline"/>
              </w:rPr>
            </w:pPr>
            <w:r w:rsidDel="00000000" w:rsidR="00000000" w:rsidRPr="00000000">
              <w:rPr>
                <w:sz w:val="20"/>
                <w:szCs w:val="20"/>
                <w:vertAlign w:val="baseline"/>
                <w:rtl w:val="0"/>
              </w:rPr>
              <w:t xml:space="preserve">Vf: Valor futuro o suma total de lo que se desea obtener después de efectuar</w:t>
            </w:r>
            <w:r w:rsidDel="00000000" w:rsidR="00000000" w:rsidRPr="00000000">
              <w:rPr>
                <w:sz w:val="20"/>
                <w:szCs w:val="20"/>
                <w:highlight w:val="magenta"/>
                <w:vertAlign w:val="baseline"/>
                <w:rtl w:val="0"/>
              </w:rPr>
              <w:t xml:space="preserve"> le último </w:t>
            </w:r>
            <w:r w:rsidDel="00000000" w:rsidR="00000000" w:rsidRPr="00000000">
              <w:rPr>
                <w:sz w:val="20"/>
                <w:szCs w:val="20"/>
                <w:vertAlign w:val="baseline"/>
                <w:rtl w:val="0"/>
              </w:rPr>
              <w:t xml:space="preserve">pago.</w:t>
            </w:r>
          </w:p>
          <w:p w:rsidR="00000000" w:rsidDel="00000000" w:rsidP="00000000" w:rsidRDefault="00000000" w:rsidRPr="00000000" w14:paraId="00000162">
            <w:pPr>
              <w:numPr>
                <w:ilvl w:val="0"/>
                <w:numId w:val="3"/>
              </w:numPr>
              <w:shd w:fill="ffffff" w:val="clear"/>
              <w:ind w:left="720" w:hanging="360"/>
              <w:rPr>
                <w:sz w:val="20"/>
                <w:szCs w:val="20"/>
                <w:vertAlign w:val="baseline"/>
              </w:rPr>
            </w:pPr>
            <w:r w:rsidDel="00000000" w:rsidR="00000000" w:rsidRPr="00000000">
              <w:rPr>
                <w:sz w:val="20"/>
                <w:szCs w:val="20"/>
                <w:vertAlign w:val="baseline"/>
                <w:rtl w:val="0"/>
              </w:rPr>
              <w:t xml:space="preserve">Tipo: es un valor lógico. Se registra “0” para una tasa vencida y “1” para tasa anticipada.</w:t>
            </w:r>
          </w:p>
          <w:p w:rsidR="00000000" w:rsidDel="00000000" w:rsidP="00000000" w:rsidRDefault="00000000" w:rsidRPr="00000000" w14:paraId="00000163">
            <w:pP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164">
            <w:pPr>
              <w:jc w:val="both"/>
              <w:rPr>
                <w:b w:val="0"/>
                <w:color w:val="000000"/>
                <w:sz w:val="20"/>
                <w:szCs w:val="20"/>
                <w:vertAlign w:val="baseline"/>
              </w:rPr>
            </w:pPr>
            <w:r w:rsidDel="00000000" w:rsidR="00000000" w:rsidRPr="00000000">
              <w:rPr>
                <w:b w:val="1"/>
                <w:color w:val="000000"/>
                <w:sz w:val="20"/>
                <w:szCs w:val="20"/>
                <w:vertAlign w:val="baseline"/>
                <w:rtl w:val="0"/>
              </w:rPr>
              <w:t xml:space="preserve"> Ejemplo 3: </w:t>
            </w:r>
            <w:r w:rsidDel="00000000" w:rsidR="00000000" w:rsidRPr="00000000">
              <w:rPr>
                <w:color w:val="000000"/>
                <w:sz w:val="20"/>
                <w:szCs w:val="20"/>
                <w:vertAlign w:val="baseline"/>
                <w:rtl w:val="0"/>
              </w:rPr>
              <w:t xml:space="preserve">María realiza una inversión por valor de $750.000, por un periodo de 3 años. Al finalizar el tiempo le entregan $868.219. ¿Cuál es la tasa de interés compuesto aplicada? Una vez despejada la fórmula principal, se utilizará la siguiente:</w:t>
            </w:r>
            <w:r w:rsidDel="00000000" w:rsidR="00000000" w:rsidRPr="00000000">
              <w:rPr>
                <w:rtl w:val="0"/>
              </w:rPr>
            </w:r>
          </w:p>
          <w:tbl>
            <w:tblPr>
              <w:tblStyle w:val="Table3"/>
              <w:tblW w:w="3319.0" w:type="dxa"/>
              <w:jc w:val="left"/>
              <w:tblInd w:w="129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19"/>
              <w:tblGridChange w:id="0">
                <w:tblGrid>
                  <w:gridCol w:w="3319"/>
                </w:tblGrid>
              </w:tblGridChange>
            </w:tblGrid>
            <w:tr>
              <w:trPr>
                <w:trHeight w:val="532" w:hRule="atLeast"/>
              </w:trPr>
              <w:tc>
                <w:tcPr>
                  <w:vAlign w:val="top"/>
                </w:tcPr>
                <w:p w:rsidR="00000000" w:rsidDel="00000000" w:rsidP="00000000" w:rsidRDefault="00000000" w:rsidRPr="00000000" w14:paraId="00000165">
                  <w:pPr>
                    <w:jc w:val="center"/>
                    <w:rPr>
                      <w:b w:val="0"/>
                      <w:sz w:val="20"/>
                      <w:szCs w:val="20"/>
                      <w:vertAlign w:val="baseline"/>
                    </w:rPr>
                  </w:pPr>
                  <w:r w:rsidDel="00000000" w:rsidR="00000000" w:rsidRPr="00000000">
                    <w:rPr>
                      <w:rtl w:val="0"/>
                    </w:rPr>
                  </w:r>
                </w:p>
                <w:p w:rsidR="00000000" w:rsidDel="00000000" w:rsidP="00000000" w:rsidRDefault="00000000" w:rsidRPr="00000000" w14:paraId="00000166">
                  <w:pPr>
                    <w:jc w:val="center"/>
                    <w:rPr>
                      <w:b w:val="0"/>
                      <w:sz w:val="20"/>
                      <w:szCs w:val="20"/>
                      <w:vertAlign w:val="baseline"/>
                    </w:rPr>
                  </w:pPr>
                  <w:r w:rsidDel="00000000" w:rsidR="00000000" w:rsidRPr="00000000">
                    <w:rPr>
                      <w:b w:val="1"/>
                      <w:sz w:val="20"/>
                      <w:szCs w:val="20"/>
                      <w:vertAlign w:val="baseline"/>
                      <w:rtl w:val="0"/>
                    </w:rPr>
                    <w:t xml:space="preserve">i= (VF/VA)^(1/n) – 1</w:t>
                  </w:r>
                  <w:r w:rsidDel="00000000" w:rsidR="00000000" w:rsidRPr="00000000">
                    <w:rPr>
                      <w:rtl w:val="0"/>
                    </w:rPr>
                  </w:r>
                </w:p>
                <w:p w:rsidR="00000000" w:rsidDel="00000000" w:rsidP="00000000" w:rsidRDefault="00000000" w:rsidRPr="00000000" w14:paraId="00000167">
                  <w:pPr>
                    <w:jc w:val="center"/>
                    <w:rPr>
                      <w:b w:val="0"/>
                      <w:color w:val="000000"/>
                      <w:sz w:val="20"/>
                      <w:szCs w:val="20"/>
                      <w:vertAlign w:val="baseline"/>
                    </w:rPr>
                  </w:pPr>
                  <w:r w:rsidDel="00000000" w:rsidR="00000000" w:rsidRPr="00000000">
                    <w:rPr>
                      <w:rtl w:val="0"/>
                    </w:rPr>
                  </w:r>
                </w:p>
              </w:tc>
            </w:tr>
          </w:tbl>
          <w:p w:rsidR="00000000" w:rsidDel="00000000" w:rsidP="00000000" w:rsidRDefault="00000000" w:rsidRPr="00000000" w14:paraId="00000168">
            <w:pPr>
              <w:jc w:val="center"/>
              <w:rPr>
                <w:sz w:val="20"/>
                <w:szCs w:val="20"/>
                <w:vertAlign w:val="baseline"/>
              </w:rPr>
            </w:pPr>
            <w:r w:rsidDel="00000000" w:rsidR="00000000" w:rsidRPr="00000000">
              <w:rPr>
                <w:sz w:val="20"/>
                <w:szCs w:val="20"/>
                <w:vertAlign w:val="baseline"/>
                <w:rtl w:val="0"/>
              </w:rPr>
              <w:t xml:space="preserve">Fuente: Tello, L. B. (2019).</w:t>
            </w:r>
          </w:p>
          <w:p w:rsidR="00000000" w:rsidDel="00000000" w:rsidP="00000000" w:rsidRDefault="00000000" w:rsidRPr="00000000" w14:paraId="00000169">
            <w:pPr>
              <w:shd w:fill="ffffff" w:val="clea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16A">
            <w:pPr>
              <w:shd w:fill="ffffff" w:val="clear"/>
              <w:jc w:val="both"/>
              <w:rPr>
                <w:b w:val="0"/>
                <w:sz w:val="20"/>
                <w:szCs w:val="20"/>
                <w:vertAlign w:val="baseline"/>
              </w:rPr>
            </w:pPr>
            <w:r w:rsidDel="00000000" w:rsidR="00000000" w:rsidRPr="00000000">
              <w:rPr>
                <w:b w:val="1"/>
                <w:color w:val="000000"/>
                <w:sz w:val="20"/>
                <w:szCs w:val="20"/>
                <w:vertAlign w:val="baseline"/>
                <w:rtl w:val="0"/>
              </w:rPr>
              <w:t xml:space="preserve">i = ($ 868.219 / $ 750.000)</w:t>
            </w:r>
            <w:r w:rsidDel="00000000" w:rsidR="00000000" w:rsidRPr="00000000">
              <w:rPr>
                <w:b w:val="1"/>
                <w:sz w:val="20"/>
                <w:szCs w:val="20"/>
                <w:vertAlign w:val="baseline"/>
                <w:rtl w:val="0"/>
              </w:rPr>
              <w:t xml:space="preserve"> ^(1/3) -1</w:t>
            </w:r>
            <w:r w:rsidDel="00000000" w:rsidR="00000000" w:rsidRPr="00000000">
              <w:rPr>
                <w:rtl w:val="0"/>
              </w:rPr>
            </w:r>
          </w:p>
          <w:p w:rsidR="00000000" w:rsidDel="00000000" w:rsidP="00000000" w:rsidRDefault="00000000" w:rsidRPr="00000000" w14:paraId="0000016B">
            <w:pPr>
              <w:shd w:fill="ffffff" w:val="clear"/>
              <w:jc w:val="both"/>
              <w:rPr>
                <w:b w:val="0"/>
                <w:sz w:val="20"/>
                <w:szCs w:val="20"/>
                <w:vertAlign w:val="baseline"/>
              </w:rPr>
            </w:pPr>
            <w:r w:rsidDel="00000000" w:rsidR="00000000" w:rsidRPr="00000000">
              <w:rPr>
                <w:b w:val="1"/>
                <w:sz w:val="20"/>
                <w:szCs w:val="20"/>
                <w:vertAlign w:val="baseline"/>
                <w:rtl w:val="0"/>
              </w:rPr>
              <w:t xml:space="preserve">i  =  5%</w:t>
            </w:r>
            <w:r w:rsidDel="00000000" w:rsidR="00000000" w:rsidRPr="00000000">
              <w:rPr>
                <w:rtl w:val="0"/>
              </w:rPr>
            </w:r>
          </w:p>
          <w:p w:rsidR="00000000" w:rsidDel="00000000" w:rsidP="00000000" w:rsidRDefault="00000000" w:rsidRPr="00000000" w14:paraId="0000016C">
            <w:pPr>
              <w:shd w:fill="ffffff" w:val="clea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16D">
            <w:pPr>
              <w:shd w:fill="ffffff" w:val="clear"/>
              <w:jc w:val="both"/>
              <w:rPr>
                <w:sz w:val="20"/>
                <w:szCs w:val="20"/>
                <w:vertAlign w:val="baseline"/>
              </w:rPr>
            </w:pPr>
            <w:r w:rsidDel="00000000" w:rsidR="00000000" w:rsidRPr="00000000">
              <w:rPr>
                <w:b w:val="1"/>
                <w:sz w:val="20"/>
                <w:szCs w:val="20"/>
                <w:vertAlign w:val="baseline"/>
                <w:rtl w:val="0"/>
              </w:rPr>
              <w:t xml:space="preserve">Respuesta: </w:t>
            </w:r>
            <w:r w:rsidDel="00000000" w:rsidR="00000000" w:rsidRPr="00000000">
              <w:rPr>
                <w:sz w:val="20"/>
                <w:szCs w:val="20"/>
                <w:vertAlign w:val="baseline"/>
                <w:rtl w:val="0"/>
              </w:rPr>
              <w:t xml:space="preserve">la tasa aplicada en la inversión es del 5% anual.</w:t>
            </w:r>
          </w:p>
          <w:p w:rsidR="00000000" w:rsidDel="00000000" w:rsidP="00000000" w:rsidRDefault="00000000" w:rsidRPr="00000000" w14:paraId="0000016E">
            <w:pPr>
              <w:shd w:fill="ffffff" w:val="clear"/>
              <w:jc w:val="both"/>
              <w:rPr>
                <w:color w:val="000000"/>
                <w:sz w:val="20"/>
                <w:szCs w:val="20"/>
                <w:vertAlign w:val="baseline"/>
              </w:rPr>
            </w:pPr>
            <w:r w:rsidDel="00000000" w:rsidR="00000000" w:rsidRPr="00000000">
              <w:rPr>
                <w:rtl w:val="0"/>
              </w:rPr>
            </w:r>
          </w:p>
          <w:p w:rsidR="00000000" w:rsidDel="00000000" w:rsidP="00000000" w:rsidRDefault="00000000" w:rsidRPr="00000000" w14:paraId="0000016F">
            <w:pPr>
              <w:shd w:fill="ffffff" w:val="clear"/>
              <w:spacing w:after="300" w:lineRule="auto"/>
              <w:jc w:val="both"/>
              <w:rPr>
                <w:sz w:val="20"/>
                <w:szCs w:val="20"/>
                <w:vertAlign w:val="baseline"/>
              </w:rPr>
            </w:pPr>
            <w:r w:rsidDel="00000000" w:rsidR="00000000" w:rsidRPr="00000000">
              <w:rPr>
                <w:sz w:val="20"/>
                <w:szCs w:val="20"/>
                <w:vertAlign w:val="baseline"/>
                <w:rtl w:val="0"/>
              </w:rPr>
              <w:t xml:space="preserve">Para hallar el interés (i), en Excel se utiliza la fórmula financiera llamada Tasa, la cual se presenta a continuación:</w:t>
            </w:r>
          </w:p>
          <w:p w:rsidR="00000000" w:rsidDel="00000000" w:rsidP="00000000" w:rsidRDefault="00000000" w:rsidRPr="00000000" w14:paraId="00000170">
            <w:pPr>
              <w:shd w:fill="ffffff" w:val="clear"/>
              <w:jc w:val="both"/>
              <w:rPr>
                <w:color w:val="000000"/>
                <w:sz w:val="20"/>
                <w:szCs w:val="20"/>
                <w:vertAlign w:val="baseline"/>
              </w:rPr>
            </w:pPr>
            <w:r w:rsidDel="00000000" w:rsidR="00000000" w:rsidRPr="00000000">
              <w:rPr>
                <w:sz w:val="20"/>
                <w:szCs w:val="20"/>
                <w:vertAlign w:val="baseline"/>
              </w:rPr>
              <w:drawing>
                <wp:inline distB="0" distT="0" distL="114300" distR="114300">
                  <wp:extent cx="3726815" cy="2263140"/>
                  <wp:effectExtent b="0" l="0" r="0" t="0"/>
                  <wp:docPr id="1105"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3726815" cy="226314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hd w:fill="ffffff" w:val="clear"/>
              <w:spacing w:after="300" w:lineRule="auto"/>
              <w:rPr>
                <w:sz w:val="20"/>
                <w:szCs w:val="20"/>
                <w:vertAlign w:val="baseline"/>
              </w:rPr>
            </w:pPr>
            <w:r w:rsidDel="00000000" w:rsidR="00000000" w:rsidRPr="00000000">
              <w:rPr>
                <w:b w:val="1"/>
                <w:sz w:val="20"/>
                <w:szCs w:val="20"/>
                <w:vertAlign w:val="baseline"/>
                <w:rtl w:val="0"/>
              </w:rPr>
              <w:t xml:space="preserve">tasa(nper;pago;va;(vf);tipo)</w:t>
            </w:r>
            <w:r w:rsidDel="00000000" w:rsidR="00000000" w:rsidRPr="00000000">
              <w:rPr>
                <w:sz w:val="20"/>
                <w:szCs w:val="20"/>
                <w:vertAlign w:val="baseline"/>
                <w:rtl w:val="0"/>
              </w:rPr>
              <w:t xml:space="preserve">, teniendo en cuenta que:</w:t>
            </w:r>
          </w:p>
          <w:p w:rsidR="00000000" w:rsidDel="00000000" w:rsidP="00000000" w:rsidRDefault="00000000" w:rsidRPr="00000000" w14:paraId="00000172">
            <w:pPr>
              <w:numPr>
                <w:ilvl w:val="0"/>
                <w:numId w:val="3"/>
              </w:numPr>
              <w:shd w:fill="ffffff" w:val="clear"/>
              <w:ind w:left="720" w:hanging="360"/>
              <w:rPr>
                <w:sz w:val="20"/>
                <w:szCs w:val="20"/>
                <w:vertAlign w:val="baseline"/>
              </w:rPr>
            </w:pPr>
            <w:r w:rsidDel="00000000" w:rsidR="00000000" w:rsidRPr="00000000">
              <w:rPr>
                <w:sz w:val="20"/>
                <w:szCs w:val="20"/>
                <w:vertAlign w:val="baseline"/>
                <w:rtl w:val="0"/>
              </w:rPr>
              <w:t xml:space="preserve">Nper: es el número total de períodos.</w:t>
            </w:r>
          </w:p>
          <w:p w:rsidR="00000000" w:rsidDel="00000000" w:rsidP="00000000" w:rsidRDefault="00000000" w:rsidRPr="00000000" w14:paraId="00000173">
            <w:pPr>
              <w:numPr>
                <w:ilvl w:val="0"/>
                <w:numId w:val="3"/>
              </w:numPr>
              <w:shd w:fill="ffffff" w:val="clear"/>
              <w:ind w:left="720" w:hanging="360"/>
              <w:rPr>
                <w:sz w:val="20"/>
                <w:szCs w:val="20"/>
                <w:vertAlign w:val="baseline"/>
              </w:rPr>
            </w:pPr>
            <w:r w:rsidDel="00000000" w:rsidR="00000000" w:rsidRPr="00000000">
              <w:rPr>
                <w:sz w:val="20"/>
                <w:szCs w:val="20"/>
                <w:vertAlign w:val="baseline"/>
                <w:rtl w:val="0"/>
              </w:rPr>
              <w:t xml:space="preserve">Pago: es el pago efectuado en cada período.</w:t>
            </w:r>
          </w:p>
          <w:p w:rsidR="00000000" w:rsidDel="00000000" w:rsidP="00000000" w:rsidRDefault="00000000" w:rsidRPr="00000000" w14:paraId="00000174">
            <w:pPr>
              <w:numPr>
                <w:ilvl w:val="0"/>
                <w:numId w:val="3"/>
              </w:numPr>
              <w:shd w:fill="ffffff" w:val="clear"/>
              <w:ind w:left="720" w:hanging="360"/>
              <w:rPr>
                <w:sz w:val="20"/>
                <w:szCs w:val="20"/>
                <w:vertAlign w:val="baseline"/>
              </w:rPr>
            </w:pPr>
            <w:r w:rsidDel="00000000" w:rsidR="00000000" w:rsidRPr="00000000">
              <w:rPr>
                <w:sz w:val="20"/>
                <w:szCs w:val="20"/>
                <w:vertAlign w:val="baseline"/>
                <w:rtl w:val="0"/>
              </w:rPr>
              <w:t xml:space="preserve">Va: es el valor actual o suma total del valor de una serie de pagos.</w:t>
            </w:r>
          </w:p>
          <w:p w:rsidR="00000000" w:rsidDel="00000000" w:rsidP="00000000" w:rsidRDefault="00000000" w:rsidRPr="00000000" w14:paraId="00000175">
            <w:pPr>
              <w:numPr>
                <w:ilvl w:val="0"/>
                <w:numId w:val="3"/>
              </w:numPr>
              <w:shd w:fill="ffffff" w:val="clear"/>
              <w:ind w:left="720" w:hanging="360"/>
              <w:rPr>
                <w:sz w:val="20"/>
                <w:szCs w:val="20"/>
                <w:vertAlign w:val="baseline"/>
              </w:rPr>
            </w:pPr>
            <w:r w:rsidDel="00000000" w:rsidR="00000000" w:rsidRPr="00000000">
              <w:rPr>
                <w:sz w:val="20"/>
                <w:szCs w:val="20"/>
                <w:vertAlign w:val="baseline"/>
                <w:rtl w:val="0"/>
              </w:rPr>
              <w:t xml:space="preserve">Vf: Valor futuro o suma total de lo que se desea obtener después de efectuar l</w:t>
            </w:r>
            <w:r w:rsidDel="00000000" w:rsidR="00000000" w:rsidRPr="00000000">
              <w:rPr>
                <w:sz w:val="20"/>
                <w:szCs w:val="20"/>
                <w:highlight w:val="magenta"/>
                <w:vertAlign w:val="baseline"/>
                <w:rtl w:val="0"/>
              </w:rPr>
              <w:t xml:space="preserve">e último</w:t>
            </w:r>
            <w:r w:rsidDel="00000000" w:rsidR="00000000" w:rsidRPr="00000000">
              <w:rPr>
                <w:sz w:val="20"/>
                <w:szCs w:val="20"/>
                <w:vertAlign w:val="baseline"/>
                <w:rtl w:val="0"/>
              </w:rPr>
              <w:t xml:space="preserve"> pago.</w:t>
            </w:r>
          </w:p>
          <w:p w:rsidR="00000000" w:rsidDel="00000000" w:rsidP="00000000" w:rsidRDefault="00000000" w:rsidRPr="00000000" w14:paraId="00000176">
            <w:pPr>
              <w:numPr>
                <w:ilvl w:val="0"/>
                <w:numId w:val="3"/>
              </w:numPr>
              <w:shd w:fill="ffffff" w:val="clear"/>
              <w:ind w:left="720" w:hanging="360"/>
              <w:rPr>
                <w:sz w:val="20"/>
                <w:szCs w:val="20"/>
                <w:vertAlign w:val="baseline"/>
              </w:rPr>
            </w:pPr>
            <w:r w:rsidDel="00000000" w:rsidR="00000000" w:rsidRPr="00000000">
              <w:rPr>
                <w:sz w:val="20"/>
                <w:szCs w:val="20"/>
                <w:vertAlign w:val="baseline"/>
                <w:rtl w:val="0"/>
              </w:rPr>
              <w:t xml:space="preserve">Tipo: es un valor lógico. Se registra “0” para una tasa vencida y “1” para tasa anticipada</w:t>
            </w:r>
          </w:p>
          <w:p w:rsidR="00000000" w:rsidDel="00000000" w:rsidP="00000000" w:rsidRDefault="00000000" w:rsidRPr="00000000" w14:paraId="00000177">
            <w:pPr>
              <w:shd w:fill="ffffff" w:val="clea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178">
            <w:pPr>
              <w:shd w:fill="ffffff" w:val="clea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179">
            <w:pPr>
              <w:shd w:fill="ffffff" w:val="clea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17A">
            <w:pPr>
              <w:shd w:fill="ffffff" w:val="clear"/>
              <w:jc w:val="both"/>
              <w:rPr>
                <w:b w:val="0"/>
                <w:color w:val="000000"/>
                <w:sz w:val="20"/>
                <w:szCs w:val="20"/>
                <w:vertAlign w:val="baseline"/>
              </w:rPr>
            </w:pPr>
            <w:r w:rsidDel="00000000" w:rsidR="00000000" w:rsidRPr="00000000">
              <w:rPr>
                <w:b w:val="1"/>
                <w:color w:val="000000"/>
                <w:sz w:val="20"/>
                <w:szCs w:val="20"/>
                <w:vertAlign w:val="baseline"/>
                <w:rtl w:val="0"/>
              </w:rPr>
              <w:t xml:space="preserve">Ejemplo 4:  </w:t>
            </w:r>
            <w:r w:rsidDel="00000000" w:rsidR="00000000" w:rsidRPr="00000000">
              <w:rPr>
                <w:rtl w:val="0"/>
              </w:rPr>
            </w:r>
          </w:p>
          <w:p w:rsidR="00000000" w:rsidDel="00000000" w:rsidP="00000000" w:rsidRDefault="00000000" w:rsidRPr="00000000" w14:paraId="0000017B">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17C">
            <w:pPr>
              <w:shd w:fill="ffffff" w:val="clear"/>
              <w:jc w:val="both"/>
              <w:rPr>
                <w:sz w:val="20"/>
                <w:szCs w:val="20"/>
                <w:vertAlign w:val="baseline"/>
              </w:rPr>
            </w:pPr>
            <w:r w:rsidDel="00000000" w:rsidR="00000000" w:rsidRPr="00000000">
              <w:rPr>
                <w:sz w:val="20"/>
                <w:szCs w:val="20"/>
                <w:vertAlign w:val="baseline"/>
                <w:rtl w:val="0"/>
              </w:rPr>
              <w:t xml:space="preserve">Sofía realiza un préstamo de $2.000.000, Al final del </w:t>
            </w:r>
            <w:r w:rsidDel="00000000" w:rsidR="00000000" w:rsidRPr="00000000">
              <w:rPr>
                <w:sz w:val="20"/>
                <w:szCs w:val="20"/>
                <w:highlight w:val="magenta"/>
                <w:vertAlign w:val="baseline"/>
                <w:rtl w:val="0"/>
              </w:rPr>
              <w:t xml:space="preserve">periodo</w:t>
            </w:r>
            <w:r w:rsidDel="00000000" w:rsidR="00000000" w:rsidRPr="00000000">
              <w:rPr>
                <w:sz w:val="20"/>
                <w:szCs w:val="20"/>
                <w:vertAlign w:val="baseline"/>
                <w:rtl w:val="0"/>
              </w:rPr>
              <w:t xml:space="preserve"> paga $3.443.143, la tasa cobrada es del 2,5% mensual. Hallar el tiempo del préstamo.  Teniendo en cuenta la fórmula principal, se realiza el proceso para despejarla; por ende, se utilizará la siguiente:</w:t>
            </w:r>
          </w:p>
          <w:p w:rsidR="00000000" w:rsidDel="00000000" w:rsidP="00000000" w:rsidRDefault="00000000" w:rsidRPr="00000000" w14:paraId="0000017D">
            <w:pPr>
              <w:shd w:fill="ffffff" w:val="clear"/>
              <w:jc w:val="both"/>
              <w:rPr>
                <w:sz w:val="20"/>
                <w:szCs w:val="20"/>
                <w:vertAlign w:val="baseline"/>
              </w:rPr>
            </w:pPr>
            <w:r w:rsidDel="00000000" w:rsidR="00000000" w:rsidRPr="00000000">
              <w:rPr>
                <w:rtl w:val="0"/>
              </w:rPr>
            </w:r>
          </w:p>
          <w:tbl>
            <w:tblPr>
              <w:tblStyle w:val="Table4"/>
              <w:tblW w:w="363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36"/>
              <w:tblGridChange w:id="0">
                <w:tblGrid>
                  <w:gridCol w:w="3636"/>
                </w:tblGrid>
              </w:tblGridChange>
            </w:tblGrid>
            <w:tr>
              <w:trPr>
                <w:trHeight w:val="302" w:hRule="atLeast"/>
              </w:trPr>
              <w:tc>
                <w:tcPr>
                  <w:vAlign w:val="center"/>
                </w:tcPr>
                <w:p w:rsidR="00000000" w:rsidDel="00000000" w:rsidP="00000000" w:rsidRDefault="00000000" w:rsidRPr="00000000" w14:paraId="0000017E">
                  <w:pPr>
                    <w:jc w:val="both"/>
                    <w:rPr>
                      <w:sz w:val="20"/>
                      <w:szCs w:val="20"/>
                      <w:vertAlign w:val="baseline"/>
                    </w:rPr>
                  </w:pPr>
                  <w:r w:rsidDel="00000000" w:rsidR="00000000" w:rsidRPr="00000000">
                    <w:rPr>
                      <w:b w:val="1"/>
                      <w:sz w:val="20"/>
                      <w:szCs w:val="20"/>
                      <w:vertAlign w:val="baseline"/>
                      <w:rtl w:val="0"/>
                    </w:rPr>
                    <w:t xml:space="preserve">n=      log (VF / VA)</w:t>
                  </w:r>
                  <w:r w:rsidDel="00000000" w:rsidR="00000000" w:rsidRPr="00000000">
                    <w:rPr>
                      <w:rtl w:val="0"/>
                    </w:rPr>
                  </w:r>
                </w:p>
              </w:tc>
            </w:tr>
            <w:tr>
              <w:trPr>
                <w:trHeight w:val="291" w:hRule="atLeast"/>
              </w:trPr>
              <w:tc>
                <w:tcPr>
                  <w:vAlign w:val="center"/>
                </w:tcPr>
                <w:p w:rsidR="00000000" w:rsidDel="00000000" w:rsidP="00000000" w:rsidRDefault="00000000" w:rsidRPr="00000000" w14:paraId="0000017F">
                  <w:pPr>
                    <w:jc w:val="both"/>
                    <w:rPr>
                      <w:b w:val="0"/>
                      <w:sz w:val="20"/>
                      <w:szCs w:val="20"/>
                      <w:vertAlign w:val="baseline"/>
                    </w:rPr>
                  </w:pPr>
                  <w:r w:rsidDel="00000000" w:rsidR="00000000" w:rsidRPr="00000000">
                    <w:rPr>
                      <w:b w:val="1"/>
                      <w:sz w:val="20"/>
                      <w:szCs w:val="20"/>
                      <w:vertAlign w:val="baseline"/>
                      <w:rtl w:val="0"/>
                    </w:rPr>
                    <w:t xml:space="preserve">             Log (1+i)</w:t>
                  </w:r>
                  <w:r w:rsidDel="00000000" w:rsidR="00000000" w:rsidRPr="00000000">
                    <w:rPr>
                      <w:rtl w:val="0"/>
                    </w:rPr>
                  </w:r>
                </w:p>
              </w:tc>
            </w:tr>
          </w:tbl>
          <w:p w:rsidR="00000000" w:rsidDel="00000000" w:rsidP="00000000" w:rsidRDefault="00000000" w:rsidRPr="00000000" w14:paraId="00000180">
            <w:pPr>
              <w:jc w:val="center"/>
              <w:rPr>
                <w:sz w:val="20"/>
                <w:szCs w:val="20"/>
                <w:vertAlign w:val="baseline"/>
              </w:rPr>
            </w:pPr>
            <w:r w:rsidDel="00000000" w:rsidR="00000000" w:rsidRPr="00000000">
              <w:rPr>
                <w:sz w:val="20"/>
                <w:szCs w:val="20"/>
                <w:vertAlign w:val="baseline"/>
                <w:rtl w:val="0"/>
              </w:rPr>
              <w:t xml:space="preserve">Fuente: Tello, L. B. (2019).</w:t>
            </w:r>
          </w:p>
          <w:p w:rsidR="00000000" w:rsidDel="00000000" w:rsidP="00000000" w:rsidRDefault="00000000" w:rsidRPr="00000000" w14:paraId="00000181">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182">
            <w:pPr>
              <w:shd w:fill="ffffff" w:val="clear"/>
              <w:jc w:val="both"/>
              <w:rPr>
                <w:b w:val="0"/>
                <w:sz w:val="20"/>
                <w:szCs w:val="20"/>
                <w:vertAlign w:val="baseline"/>
              </w:rPr>
            </w:pPr>
            <w:r w:rsidDel="00000000" w:rsidR="00000000" w:rsidRPr="00000000">
              <w:rPr>
                <w:b w:val="1"/>
                <w:sz w:val="20"/>
                <w:szCs w:val="20"/>
                <w:vertAlign w:val="baseline"/>
                <w:rtl w:val="0"/>
              </w:rPr>
              <w:t xml:space="preserve">n =    Log (</w:t>
            </w:r>
            <w:r w:rsidDel="00000000" w:rsidR="00000000" w:rsidRPr="00000000">
              <w:rPr>
                <w:b w:val="1"/>
                <w:color w:val="000000"/>
                <w:sz w:val="20"/>
                <w:szCs w:val="20"/>
                <w:vertAlign w:val="baseline"/>
                <w:rtl w:val="0"/>
              </w:rPr>
              <w:t xml:space="preserve">$ </w:t>
            </w:r>
            <w:r w:rsidDel="00000000" w:rsidR="00000000" w:rsidRPr="00000000">
              <w:rPr>
                <w:b w:val="1"/>
                <w:sz w:val="20"/>
                <w:szCs w:val="20"/>
                <w:vertAlign w:val="baseline"/>
                <w:rtl w:val="0"/>
              </w:rPr>
              <w:t xml:space="preserve">3.443.143 / </w:t>
            </w:r>
            <w:r w:rsidDel="00000000" w:rsidR="00000000" w:rsidRPr="00000000">
              <w:rPr>
                <w:b w:val="1"/>
                <w:color w:val="000000"/>
                <w:sz w:val="20"/>
                <w:szCs w:val="20"/>
                <w:vertAlign w:val="baseline"/>
                <w:rtl w:val="0"/>
              </w:rPr>
              <w:t xml:space="preserve">$ </w:t>
            </w:r>
            <w:r w:rsidDel="00000000" w:rsidR="00000000" w:rsidRPr="00000000">
              <w:rPr>
                <w:b w:val="1"/>
                <w:sz w:val="20"/>
                <w:szCs w:val="20"/>
                <w:vertAlign w:val="baseline"/>
                <w:rtl w:val="0"/>
              </w:rPr>
              <w:t xml:space="preserve">2.000.000)</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139700</wp:posOffset>
                      </wp:positionV>
                      <wp:extent cx="1847850" cy="12700"/>
                      <wp:effectExtent b="0" l="0" r="0" t="0"/>
                      <wp:wrapNone/>
                      <wp:docPr id="1068" name=""/>
                      <a:graphic>
                        <a:graphicData uri="http://schemas.microsoft.com/office/word/2010/wordprocessingShape">
                          <wps:wsp>
                            <wps:cNvCnPr/>
                            <wps:spPr>
                              <a:xfrm>
                                <a:off x="4422075" y="3780000"/>
                                <a:ext cx="1847850"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139700</wp:posOffset>
                      </wp:positionV>
                      <wp:extent cx="1847850" cy="12700"/>
                      <wp:effectExtent b="0" l="0" r="0" t="0"/>
                      <wp:wrapNone/>
                      <wp:docPr id="1068" name="image17.png"/>
                      <a:graphic>
                        <a:graphicData uri="http://schemas.openxmlformats.org/drawingml/2006/picture">
                          <pic:pic>
                            <pic:nvPicPr>
                              <pic:cNvPr id="0" name="image17.png"/>
                              <pic:cNvPicPr preferRelativeResize="0"/>
                            </pic:nvPicPr>
                            <pic:blipFill>
                              <a:blip r:embed="rId26"/>
                              <a:srcRect/>
                              <a:stretch>
                                <a:fillRect/>
                              </a:stretch>
                            </pic:blipFill>
                            <pic:spPr>
                              <a:xfrm>
                                <a:off x="0" y="0"/>
                                <a:ext cx="1847850" cy="12700"/>
                              </a:xfrm>
                              <a:prstGeom prst="rect"/>
                              <a:ln/>
                            </pic:spPr>
                          </pic:pic>
                        </a:graphicData>
                      </a:graphic>
                    </wp:anchor>
                  </w:drawing>
                </mc:Fallback>
              </mc:AlternateContent>
            </w:r>
          </w:p>
          <w:p w:rsidR="00000000" w:rsidDel="00000000" w:rsidP="00000000" w:rsidRDefault="00000000" w:rsidRPr="00000000" w14:paraId="00000183">
            <w:pPr>
              <w:shd w:fill="ffffff" w:val="clear"/>
              <w:jc w:val="both"/>
              <w:rPr>
                <w:b w:val="0"/>
                <w:sz w:val="20"/>
                <w:szCs w:val="20"/>
                <w:vertAlign w:val="baseline"/>
              </w:rPr>
            </w:pPr>
            <w:r w:rsidDel="00000000" w:rsidR="00000000" w:rsidRPr="00000000">
              <w:rPr>
                <w:b w:val="1"/>
                <w:sz w:val="20"/>
                <w:szCs w:val="20"/>
                <w:vertAlign w:val="baseline"/>
                <w:rtl w:val="0"/>
              </w:rPr>
              <w:t xml:space="preserve">                      Log (1 + 0,025)</w:t>
            </w:r>
            <w:r w:rsidDel="00000000" w:rsidR="00000000" w:rsidRPr="00000000">
              <w:rPr>
                <w:rtl w:val="0"/>
              </w:rPr>
            </w:r>
          </w:p>
          <w:p w:rsidR="00000000" w:rsidDel="00000000" w:rsidP="00000000" w:rsidRDefault="00000000" w:rsidRPr="00000000" w14:paraId="00000184">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185">
            <w:pPr>
              <w:shd w:fill="ffffff" w:val="clear"/>
              <w:jc w:val="both"/>
              <w:rPr>
                <w:b w:val="0"/>
                <w:sz w:val="20"/>
                <w:szCs w:val="20"/>
                <w:vertAlign w:val="baseline"/>
              </w:rPr>
            </w:pPr>
            <w:r w:rsidDel="00000000" w:rsidR="00000000" w:rsidRPr="00000000">
              <w:rPr>
                <w:b w:val="1"/>
                <w:sz w:val="20"/>
                <w:szCs w:val="20"/>
                <w:vertAlign w:val="baseline"/>
                <w:rtl w:val="0"/>
              </w:rPr>
              <w:t xml:space="preserve">n = 22 meses</w:t>
            </w:r>
            <w:r w:rsidDel="00000000" w:rsidR="00000000" w:rsidRPr="00000000">
              <w:rPr>
                <w:rtl w:val="0"/>
              </w:rPr>
            </w:r>
          </w:p>
          <w:p w:rsidR="00000000" w:rsidDel="00000000" w:rsidP="00000000" w:rsidRDefault="00000000" w:rsidRPr="00000000" w14:paraId="00000186">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187">
            <w:pPr>
              <w:shd w:fill="ffffff" w:val="clear"/>
              <w:jc w:val="both"/>
              <w:rPr>
                <w:sz w:val="20"/>
                <w:szCs w:val="20"/>
                <w:vertAlign w:val="baseline"/>
              </w:rPr>
            </w:pPr>
            <w:r w:rsidDel="00000000" w:rsidR="00000000" w:rsidRPr="00000000">
              <w:rPr>
                <w:b w:val="1"/>
                <w:sz w:val="20"/>
                <w:szCs w:val="20"/>
                <w:vertAlign w:val="baseline"/>
                <w:rtl w:val="0"/>
              </w:rPr>
              <w:t xml:space="preserve">Respuesta: </w:t>
            </w:r>
            <w:r w:rsidDel="00000000" w:rsidR="00000000" w:rsidRPr="00000000">
              <w:rPr>
                <w:sz w:val="20"/>
                <w:szCs w:val="20"/>
                <w:vertAlign w:val="baseline"/>
                <w:rtl w:val="0"/>
              </w:rPr>
              <w:t xml:space="preserve">El tiempo del préstamo es de 22 meses.</w:t>
            </w:r>
          </w:p>
          <w:p w:rsidR="00000000" w:rsidDel="00000000" w:rsidP="00000000" w:rsidRDefault="00000000" w:rsidRPr="00000000" w14:paraId="00000188">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189">
            <w:pPr>
              <w:shd w:fill="ffffff" w:val="clear"/>
              <w:spacing w:after="300" w:lineRule="auto"/>
              <w:jc w:val="both"/>
              <w:rPr>
                <w:sz w:val="20"/>
                <w:szCs w:val="20"/>
                <w:vertAlign w:val="baseline"/>
              </w:rPr>
            </w:pPr>
            <w:r w:rsidDel="00000000" w:rsidR="00000000" w:rsidRPr="00000000">
              <w:rPr>
                <w:sz w:val="20"/>
                <w:szCs w:val="20"/>
                <w:vertAlign w:val="baseline"/>
                <w:rtl w:val="0"/>
              </w:rPr>
              <w:t xml:space="preserve">Para hallar el periodo (n), en Excel se utiliza la fórmula financiera llamada Nper, la cual se presenta a continuación:</w:t>
            </w:r>
          </w:p>
          <w:p w:rsidR="00000000" w:rsidDel="00000000" w:rsidP="00000000" w:rsidRDefault="00000000" w:rsidRPr="00000000" w14:paraId="0000018A">
            <w:pPr>
              <w:shd w:fill="ffffff" w:val="clear"/>
              <w:jc w:val="both"/>
              <w:rPr>
                <w:sz w:val="20"/>
                <w:szCs w:val="20"/>
                <w:vertAlign w:val="baseline"/>
              </w:rPr>
            </w:pPr>
            <w:r w:rsidDel="00000000" w:rsidR="00000000" w:rsidRPr="00000000">
              <w:rPr>
                <w:sz w:val="20"/>
                <w:szCs w:val="20"/>
                <w:vertAlign w:val="baseline"/>
              </w:rPr>
              <w:drawing>
                <wp:inline distB="0" distT="0" distL="114300" distR="114300">
                  <wp:extent cx="3726815" cy="2263140"/>
                  <wp:effectExtent b="0" l="0" r="0" t="0"/>
                  <wp:docPr id="1104"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3726815" cy="226314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18C">
            <w:pPr>
              <w:shd w:fill="ffffff" w:val="clear"/>
              <w:spacing w:after="300" w:lineRule="auto"/>
              <w:rPr>
                <w:sz w:val="20"/>
                <w:szCs w:val="20"/>
                <w:vertAlign w:val="baseline"/>
              </w:rPr>
            </w:pPr>
            <w:r w:rsidDel="00000000" w:rsidR="00000000" w:rsidRPr="00000000">
              <w:rPr>
                <w:b w:val="1"/>
                <w:sz w:val="20"/>
                <w:szCs w:val="20"/>
                <w:vertAlign w:val="baseline"/>
                <w:rtl w:val="0"/>
              </w:rPr>
              <w:t xml:space="preserve">Nper(nper;pago;va;(vf);tipo)</w:t>
            </w:r>
            <w:r w:rsidDel="00000000" w:rsidR="00000000" w:rsidRPr="00000000">
              <w:rPr>
                <w:sz w:val="20"/>
                <w:szCs w:val="20"/>
                <w:vertAlign w:val="baseline"/>
                <w:rtl w:val="0"/>
              </w:rPr>
              <w:t xml:space="preserve">, teniendo en cuenta que:</w:t>
            </w:r>
          </w:p>
          <w:p w:rsidR="00000000" w:rsidDel="00000000" w:rsidP="00000000" w:rsidRDefault="00000000" w:rsidRPr="00000000" w14:paraId="0000018D">
            <w:pPr>
              <w:numPr>
                <w:ilvl w:val="0"/>
                <w:numId w:val="5"/>
              </w:numPr>
              <w:shd w:fill="ffffff" w:val="clear"/>
              <w:ind w:left="720" w:hanging="360"/>
              <w:rPr>
                <w:sz w:val="20"/>
                <w:szCs w:val="20"/>
                <w:vertAlign w:val="baseline"/>
              </w:rPr>
            </w:pPr>
            <w:r w:rsidDel="00000000" w:rsidR="00000000" w:rsidRPr="00000000">
              <w:rPr>
                <w:sz w:val="20"/>
                <w:szCs w:val="20"/>
                <w:vertAlign w:val="baseline"/>
                <w:rtl w:val="0"/>
              </w:rPr>
              <w:t xml:space="preserve">Tasa: es la tasa de interés del período acordado.</w:t>
            </w:r>
          </w:p>
          <w:p w:rsidR="00000000" w:rsidDel="00000000" w:rsidP="00000000" w:rsidRDefault="00000000" w:rsidRPr="00000000" w14:paraId="0000018E">
            <w:pPr>
              <w:numPr>
                <w:ilvl w:val="0"/>
                <w:numId w:val="5"/>
              </w:numPr>
              <w:shd w:fill="ffffff" w:val="clear"/>
              <w:ind w:left="720" w:hanging="360"/>
              <w:rPr>
                <w:sz w:val="20"/>
                <w:szCs w:val="20"/>
                <w:vertAlign w:val="baseline"/>
              </w:rPr>
            </w:pPr>
            <w:r w:rsidDel="00000000" w:rsidR="00000000" w:rsidRPr="00000000">
              <w:rPr>
                <w:sz w:val="20"/>
                <w:szCs w:val="20"/>
                <w:vertAlign w:val="baseline"/>
                <w:rtl w:val="0"/>
              </w:rPr>
              <w:t xml:space="preserve">Pago: es el pago efectuado en cada período.</w:t>
            </w:r>
          </w:p>
          <w:p w:rsidR="00000000" w:rsidDel="00000000" w:rsidP="00000000" w:rsidRDefault="00000000" w:rsidRPr="00000000" w14:paraId="0000018F">
            <w:pPr>
              <w:numPr>
                <w:ilvl w:val="0"/>
                <w:numId w:val="5"/>
              </w:numPr>
              <w:shd w:fill="ffffff" w:val="clear"/>
              <w:ind w:left="720" w:hanging="360"/>
              <w:rPr>
                <w:sz w:val="20"/>
                <w:szCs w:val="20"/>
                <w:vertAlign w:val="baseline"/>
              </w:rPr>
            </w:pPr>
            <w:r w:rsidDel="00000000" w:rsidR="00000000" w:rsidRPr="00000000">
              <w:rPr>
                <w:sz w:val="20"/>
                <w:szCs w:val="20"/>
                <w:vertAlign w:val="baseline"/>
                <w:rtl w:val="0"/>
              </w:rPr>
              <w:t xml:space="preserve">Va: es el valor actual o suma total del valor de una serie de pagos.</w:t>
            </w:r>
          </w:p>
          <w:p w:rsidR="00000000" w:rsidDel="00000000" w:rsidP="00000000" w:rsidRDefault="00000000" w:rsidRPr="00000000" w14:paraId="00000190">
            <w:pPr>
              <w:numPr>
                <w:ilvl w:val="0"/>
                <w:numId w:val="5"/>
              </w:numPr>
              <w:shd w:fill="ffffff" w:val="clear"/>
              <w:ind w:left="720" w:hanging="360"/>
              <w:rPr>
                <w:sz w:val="20"/>
                <w:szCs w:val="20"/>
                <w:vertAlign w:val="baseline"/>
              </w:rPr>
            </w:pPr>
            <w:r w:rsidDel="00000000" w:rsidR="00000000" w:rsidRPr="00000000">
              <w:rPr>
                <w:sz w:val="20"/>
                <w:szCs w:val="20"/>
                <w:vertAlign w:val="baseline"/>
                <w:rtl w:val="0"/>
              </w:rPr>
              <w:t xml:space="preserve">Vf: Valor futuro o suma total de lo que se desea obtener después de efectuar</w:t>
            </w:r>
            <w:r w:rsidDel="00000000" w:rsidR="00000000" w:rsidRPr="00000000">
              <w:rPr>
                <w:sz w:val="20"/>
                <w:szCs w:val="20"/>
                <w:highlight w:val="magenta"/>
                <w:vertAlign w:val="baseline"/>
                <w:rtl w:val="0"/>
              </w:rPr>
              <w:t xml:space="preserve"> le último</w:t>
            </w:r>
            <w:r w:rsidDel="00000000" w:rsidR="00000000" w:rsidRPr="00000000">
              <w:rPr>
                <w:sz w:val="20"/>
                <w:szCs w:val="20"/>
                <w:vertAlign w:val="baseline"/>
                <w:rtl w:val="0"/>
              </w:rPr>
              <w:t xml:space="preserve"> pago.</w:t>
            </w:r>
          </w:p>
          <w:p w:rsidR="00000000" w:rsidDel="00000000" w:rsidP="00000000" w:rsidRDefault="00000000" w:rsidRPr="00000000" w14:paraId="00000191">
            <w:pPr>
              <w:numPr>
                <w:ilvl w:val="0"/>
                <w:numId w:val="5"/>
              </w:numPr>
              <w:shd w:fill="ffffff" w:val="clear"/>
              <w:ind w:left="720" w:hanging="360"/>
              <w:rPr>
                <w:sz w:val="20"/>
                <w:szCs w:val="20"/>
                <w:vertAlign w:val="baseline"/>
              </w:rPr>
            </w:pPr>
            <w:r w:rsidDel="00000000" w:rsidR="00000000" w:rsidRPr="00000000">
              <w:rPr>
                <w:sz w:val="20"/>
                <w:szCs w:val="20"/>
                <w:vertAlign w:val="baseline"/>
                <w:rtl w:val="0"/>
              </w:rPr>
              <w:t xml:space="preserve">Tipo: es un valor lógico. Se registra “0” para una tasa vencida y “1” para tasa anticipada</w:t>
            </w:r>
          </w:p>
          <w:p w:rsidR="00000000" w:rsidDel="00000000" w:rsidP="00000000" w:rsidRDefault="00000000" w:rsidRPr="00000000" w14:paraId="00000192">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b w:val="1"/>
                <w:color w:val="000000"/>
                <w:sz w:val="20"/>
                <w:szCs w:val="20"/>
                <w:highlight w:val="yellow"/>
                <w:vertAlign w:val="baseline"/>
                <w:rtl w:val="0"/>
              </w:rPr>
              <w:t xml:space="preserve">(P12)</w:t>
            </w:r>
            <w:r w:rsidDel="00000000" w:rsidR="00000000" w:rsidRPr="00000000">
              <w:rPr>
                <w:b w:val="1"/>
                <w:color w:val="000000"/>
                <w:sz w:val="20"/>
                <w:szCs w:val="20"/>
                <w:vertAlign w:val="baseline"/>
                <w:rtl w:val="0"/>
              </w:rPr>
              <w:t xml:space="preserve"> 11.3 Tasa nominal, periódica y efectiva.</w:t>
            </w: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194">
            <w:pPr>
              <w:jc w:val="both"/>
              <w:rPr>
                <w:sz w:val="20"/>
                <w:szCs w:val="20"/>
                <w:vertAlign w:val="baseline"/>
              </w:rPr>
            </w:pPr>
            <w:r w:rsidDel="00000000" w:rsidR="00000000" w:rsidRPr="00000000">
              <w:rPr>
                <w:sz w:val="20"/>
                <w:szCs w:val="20"/>
                <w:vertAlign w:val="baseline"/>
                <w:rtl w:val="0"/>
              </w:rPr>
              <w:t xml:space="preserve">Para aplicar adecuadamente las matemáticas financieras en los diferentes hechos económicos que se presentan en una empresa, surge la necesidad de identificar los conceptos y políticas para realizar los cálculos aritméticos. En el desarrollo de este proceso, es importante diferenciar las tasas de interés nominal, efectiva y periódica, las cuales pueden presentarse de forma anticipada o vencida; por lo tanto, a continuación, se relacionan las siguientes definiciones:</w:t>
            </w:r>
          </w:p>
          <w:p w:rsidR="00000000" w:rsidDel="00000000" w:rsidP="00000000" w:rsidRDefault="00000000" w:rsidRPr="00000000" w14:paraId="00000195">
            <w:pPr>
              <w:tabs>
                <w:tab w:val="left" w:pos="4320"/>
                <w:tab w:val="left" w:pos="4485"/>
                <w:tab w:val="left" w:pos="5445"/>
              </w:tabs>
              <w:rPr>
                <w:sz w:val="20"/>
                <w:szCs w:val="20"/>
                <w:vertAlign w:val="baseline"/>
              </w:rPr>
            </w:pPr>
            <w:r w:rsidDel="00000000" w:rsidR="00000000" w:rsidRPr="00000000">
              <w:rPr>
                <w:rtl w:val="0"/>
              </w:rPr>
            </w:r>
          </w:p>
          <w:p w:rsidR="00000000" w:rsidDel="00000000" w:rsidP="00000000" w:rsidRDefault="00000000" w:rsidRPr="00000000" w14:paraId="00000196">
            <w:pPr>
              <w:tabs>
                <w:tab w:val="left" w:pos="4320"/>
                <w:tab w:val="left" w:pos="4485"/>
                <w:tab w:val="left" w:pos="5445"/>
              </w:tabs>
              <w:jc w:val="both"/>
              <w:rPr>
                <w:sz w:val="20"/>
                <w:szCs w:val="20"/>
                <w:vertAlign w:val="baseline"/>
              </w:rPr>
            </w:pPr>
            <w:r w:rsidDel="00000000" w:rsidR="00000000" w:rsidRPr="00000000">
              <w:rPr>
                <w:b w:val="1"/>
                <w:sz w:val="20"/>
                <w:szCs w:val="20"/>
                <w:highlight w:val="yellow"/>
                <w:vertAlign w:val="baseline"/>
                <w:rtl w:val="0"/>
              </w:rPr>
              <w:t xml:space="preserve">(P13)</w:t>
            </w:r>
            <w:r w:rsidDel="00000000" w:rsidR="00000000" w:rsidRPr="00000000">
              <w:rPr>
                <w:b w:val="1"/>
                <w:sz w:val="20"/>
                <w:szCs w:val="20"/>
                <w:vertAlign w:val="baseline"/>
                <w:rtl w:val="0"/>
              </w:rPr>
              <w:t xml:space="preserve"> Tasa nominal:</w:t>
            </w:r>
            <w:r w:rsidDel="00000000" w:rsidR="00000000" w:rsidRPr="00000000">
              <w:rPr>
                <w:sz w:val="20"/>
                <w:szCs w:val="20"/>
                <w:vertAlign w:val="baseline"/>
                <w:rtl w:val="0"/>
              </w:rPr>
              <w:t xml:space="preserve"> Tasa que se genera en un periodo de tiempo y que no capitaliza; por lo tanto, se dice que se asemeja al interés simple. (Vidaurri, 2017)</w:t>
            </w:r>
          </w:p>
          <w:p w:rsidR="00000000" w:rsidDel="00000000" w:rsidP="00000000" w:rsidRDefault="00000000" w:rsidRPr="00000000" w14:paraId="00000197">
            <w:pPr>
              <w:tabs>
                <w:tab w:val="left" w:pos="4320"/>
                <w:tab w:val="left" w:pos="4485"/>
                <w:tab w:val="left" w:pos="5445"/>
              </w:tabs>
              <w:jc w:val="both"/>
              <w:rPr>
                <w:sz w:val="20"/>
                <w:szCs w:val="20"/>
                <w:vertAlign w:val="baseline"/>
              </w:rPr>
            </w:pPr>
            <w:r w:rsidDel="00000000" w:rsidR="00000000" w:rsidRPr="00000000">
              <w:rPr>
                <w:rtl w:val="0"/>
              </w:rPr>
            </w:r>
          </w:p>
          <w:p w:rsidR="00000000" w:rsidDel="00000000" w:rsidP="00000000" w:rsidRDefault="00000000" w:rsidRPr="00000000" w14:paraId="00000198">
            <w:pPr>
              <w:tabs>
                <w:tab w:val="left" w:pos="4320"/>
                <w:tab w:val="left" w:pos="4485"/>
                <w:tab w:val="left" w:pos="5445"/>
              </w:tabs>
              <w:jc w:val="both"/>
              <w:rPr>
                <w:sz w:val="20"/>
                <w:szCs w:val="20"/>
                <w:vertAlign w:val="baseline"/>
              </w:rPr>
            </w:pPr>
            <w:r w:rsidDel="00000000" w:rsidR="00000000" w:rsidRPr="00000000">
              <w:rPr>
                <w:b w:val="1"/>
                <w:sz w:val="20"/>
                <w:szCs w:val="20"/>
                <w:highlight w:val="yellow"/>
                <w:vertAlign w:val="baseline"/>
                <w:rtl w:val="0"/>
              </w:rPr>
              <w:t xml:space="preserve">(P14)</w:t>
            </w:r>
            <w:r w:rsidDel="00000000" w:rsidR="00000000" w:rsidRPr="00000000">
              <w:rPr>
                <w:b w:val="1"/>
                <w:sz w:val="20"/>
                <w:szCs w:val="20"/>
                <w:vertAlign w:val="baseline"/>
                <w:rtl w:val="0"/>
              </w:rPr>
              <w:t xml:space="preserve"> Tasa efectiva:</w:t>
            </w:r>
            <w:r w:rsidDel="00000000" w:rsidR="00000000" w:rsidRPr="00000000">
              <w:rPr>
                <w:sz w:val="20"/>
                <w:szCs w:val="20"/>
                <w:vertAlign w:val="baseline"/>
                <w:rtl w:val="0"/>
              </w:rPr>
              <w:t xml:space="preserve"> Tasa que efectivamente se reconoce en la transacción financiera. Es capitalizable en el periodo de tiempo, haciendo referencia al interés compuesto. (Vidaurri, 2017)</w:t>
            </w:r>
          </w:p>
          <w:p w:rsidR="00000000" w:rsidDel="00000000" w:rsidP="00000000" w:rsidRDefault="00000000" w:rsidRPr="00000000" w14:paraId="00000199">
            <w:pPr>
              <w:tabs>
                <w:tab w:val="left" w:pos="4320"/>
                <w:tab w:val="left" w:pos="4485"/>
                <w:tab w:val="left" w:pos="5445"/>
              </w:tabs>
              <w:jc w:val="both"/>
              <w:rPr>
                <w:sz w:val="20"/>
                <w:szCs w:val="20"/>
                <w:vertAlign w:val="baseline"/>
              </w:rPr>
            </w:pPr>
            <w:r w:rsidDel="00000000" w:rsidR="00000000" w:rsidRPr="00000000">
              <w:rPr>
                <w:rtl w:val="0"/>
              </w:rPr>
            </w:r>
          </w:p>
          <w:p w:rsidR="00000000" w:rsidDel="00000000" w:rsidP="00000000" w:rsidRDefault="00000000" w:rsidRPr="00000000" w14:paraId="0000019A">
            <w:pPr>
              <w:tabs>
                <w:tab w:val="left" w:pos="4320"/>
                <w:tab w:val="left" w:pos="4485"/>
                <w:tab w:val="left" w:pos="5445"/>
              </w:tabs>
              <w:jc w:val="both"/>
              <w:rPr>
                <w:color w:val="000000"/>
                <w:sz w:val="20"/>
                <w:szCs w:val="20"/>
                <w:vertAlign w:val="baseline"/>
              </w:rPr>
            </w:pPr>
            <w:r w:rsidDel="00000000" w:rsidR="00000000" w:rsidRPr="00000000">
              <w:rPr>
                <w:b w:val="1"/>
                <w:sz w:val="20"/>
                <w:szCs w:val="20"/>
                <w:highlight w:val="yellow"/>
                <w:vertAlign w:val="baseline"/>
                <w:rtl w:val="0"/>
              </w:rPr>
              <w:t xml:space="preserve">(P15)</w:t>
            </w:r>
            <w:r w:rsidDel="00000000" w:rsidR="00000000" w:rsidRPr="00000000">
              <w:rPr>
                <w:b w:val="1"/>
                <w:sz w:val="20"/>
                <w:szCs w:val="20"/>
                <w:vertAlign w:val="baseline"/>
                <w:rtl w:val="0"/>
              </w:rPr>
              <w:t xml:space="preserve"> </w:t>
            </w:r>
            <w:r w:rsidDel="00000000" w:rsidR="00000000" w:rsidRPr="00000000">
              <w:rPr>
                <w:b w:val="1"/>
                <w:color w:val="000000"/>
                <w:sz w:val="20"/>
                <w:szCs w:val="20"/>
                <w:vertAlign w:val="baseline"/>
                <w:rtl w:val="0"/>
              </w:rPr>
              <w:t xml:space="preserve">Tasa periódica: </w:t>
            </w:r>
            <w:r w:rsidDel="00000000" w:rsidR="00000000" w:rsidRPr="00000000">
              <w:rPr>
                <w:color w:val="000000"/>
                <w:sz w:val="20"/>
                <w:szCs w:val="20"/>
                <w:vertAlign w:val="baseline"/>
                <w:rtl w:val="0"/>
              </w:rPr>
              <w:t xml:space="preserve">hace referencia al periodo de capitalización en el cual se realiza la operación financiera, la cual puede ser: diaria, mensual, bimestral, trimestral, </w:t>
            </w:r>
            <w:r w:rsidDel="00000000" w:rsidR="00000000" w:rsidRPr="00000000">
              <w:rPr>
                <w:sz w:val="20"/>
                <w:szCs w:val="20"/>
                <w:rtl w:val="0"/>
              </w:rPr>
              <w:t xml:space="preserve">cuatrimestral, semestral</w:t>
            </w:r>
            <w:r w:rsidDel="00000000" w:rsidR="00000000" w:rsidRPr="00000000">
              <w:rPr>
                <w:color w:val="000000"/>
                <w:sz w:val="20"/>
                <w:szCs w:val="20"/>
                <w:vertAlign w:val="baseline"/>
                <w:rtl w:val="0"/>
              </w:rPr>
              <w:t xml:space="preserve">, anual, etc. </w:t>
            </w:r>
            <w:r w:rsidDel="00000000" w:rsidR="00000000" w:rsidRPr="00000000">
              <w:rPr>
                <w:sz w:val="20"/>
                <w:szCs w:val="20"/>
                <w:vertAlign w:val="baseline"/>
                <w:rtl w:val="0"/>
              </w:rPr>
              <w:t xml:space="preserve">(Vidaurri, 2017)</w:t>
            </w:r>
            <w:r w:rsidDel="00000000" w:rsidR="00000000" w:rsidRPr="00000000">
              <w:rPr>
                <w:rtl w:val="0"/>
              </w:rPr>
            </w:r>
          </w:p>
          <w:p w:rsidR="00000000" w:rsidDel="00000000" w:rsidP="00000000" w:rsidRDefault="00000000" w:rsidRPr="00000000" w14:paraId="0000019B">
            <w:pPr>
              <w:tabs>
                <w:tab w:val="left" w:pos="4320"/>
                <w:tab w:val="left" w:pos="4485"/>
                <w:tab w:val="left" w:pos="5445"/>
              </w:tabs>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19C">
            <w:pPr>
              <w:tabs>
                <w:tab w:val="left" w:pos="4320"/>
                <w:tab w:val="left" w:pos="4485"/>
                <w:tab w:val="left" w:pos="5445"/>
              </w:tabs>
              <w:jc w:val="both"/>
              <w:rPr>
                <w:b w:val="0"/>
                <w:sz w:val="20"/>
                <w:szCs w:val="20"/>
                <w:vertAlign w:val="baseline"/>
              </w:rPr>
            </w:pPr>
            <w:r w:rsidDel="00000000" w:rsidR="00000000" w:rsidRPr="00000000">
              <w:rPr>
                <w:b w:val="1"/>
                <w:sz w:val="20"/>
                <w:szCs w:val="20"/>
                <w:highlight w:val="yellow"/>
                <w:vertAlign w:val="baseline"/>
                <w:rtl w:val="0"/>
              </w:rPr>
              <w:t xml:space="preserve">(P16)</w:t>
            </w:r>
            <w:r w:rsidDel="00000000" w:rsidR="00000000" w:rsidRPr="00000000">
              <w:rPr>
                <w:b w:val="1"/>
                <w:sz w:val="20"/>
                <w:szCs w:val="20"/>
                <w:vertAlign w:val="baseline"/>
                <w:rtl w:val="0"/>
              </w:rPr>
              <w:t xml:space="preserve"> Tasa anticipada y vencida.</w:t>
            </w:r>
            <w:r w:rsidDel="00000000" w:rsidR="00000000" w:rsidRPr="00000000">
              <w:rPr>
                <w:rtl w:val="0"/>
              </w:rPr>
            </w:r>
          </w:p>
          <w:p w:rsidR="00000000" w:rsidDel="00000000" w:rsidP="00000000" w:rsidRDefault="00000000" w:rsidRPr="00000000" w14:paraId="0000019D">
            <w:pPr>
              <w:tabs>
                <w:tab w:val="left" w:pos="4320"/>
                <w:tab w:val="left" w:pos="4485"/>
                <w:tab w:val="left" w:pos="5445"/>
              </w:tabs>
              <w:jc w:val="both"/>
              <w:rPr>
                <w:sz w:val="20"/>
                <w:szCs w:val="20"/>
                <w:vertAlign w:val="baseline"/>
              </w:rPr>
            </w:pPr>
            <w:r w:rsidDel="00000000" w:rsidR="00000000" w:rsidRPr="00000000">
              <w:rPr>
                <w:rtl w:val="0"/>
              </w:rPr>
            </w:r>
          </w:p>
          <w:p w:rsidR="00000000" w:rsidDel="00000000" w:rsidP="00000000" w:rsidRDefault="00000000" w:rsidRPr="00000000" w14:paraId="0000019E">
            <w:pPr>
              <w:tabs>
                <w:tab w:val="left" w:pos="4320"/>
                <w:tab w:val="left" w:pos="4485"/>
                <w:tab w:val="left" w:pos="5445"/>
              </w:tabs>
              <w:jc w:val="both"/>
              <w:rPr>
                <w:sz w:val="20"/>
                <w:szCs w:val="20"/>
                <w:vertAlign w:val="baseline"/>
              </w:rPr>
            </w:pPr>
            <w:r w:rsidDel="00000000" w:rsidR="00000000" w:rsidRPr="00000000">
              <w:rPr>
                <w:sz w:val="20"/>
                <w:szCs w:val="20"/>
                <w:vertAlign w:val="baseline"/>
                <w:rtl w:val="0"/>
              </w:rPr>
              <w:t xml:space="preserve">Como se había mencionado, las tasas de interés se presentan de forma anticipada o vencida. A continuación se relaciona el significado de cada una:</w:t>
            </w:r>
          </w:p>
          <w:p w:rsidR="00000000" w:rsidDel="00000000" w:rsidP="00000000" w:rsidRDefault="00000000" w:rsidRPr="00000000" w14:paraId="0000019F">
            <w:pPr>
              <w:spacing w:after="280" w:before="280" w:lineRule="auto"/>
              <w:jc w:val="both"/>
              <w:rPr>
                <w:color w:val="000000"/>
                <w:sz w:val="20"/>
                <w:szCs w:val="20"/>
                <w:vertAlign w:val="baseline"/>
              </w:rPr>
            </w:pPr>
            <w:r w:rsidDel="00000000" w:rsidR="00000000" w:rsidRPr="00000000">
              <w:rPr>
                <w:b w:val="1"/>
                <w:color w:val="000000"/>
                <w:sz w:val="20"/>
                <w:szCs w:val="20"/>
                <w:vertAlign w:val="baseline"/>
                <w:rtl w:val="0"/>
              </w:rPr>
              <w:t xml:space="preserve">Anticipada (A): </w:t>
            </w:r>
            <w:r w:rsidDel="00000000" w:rsidR="00000000" w:rsidRPr="00000000">
              <w:rPr>
                <w:color w:val="000000"/>
                <w:sz w:val="20"/>
                <w:szCs w:val="20"/>
                <w:vertAlign w:val="baseline"/>
                <w:rtl w:val="0"/>
              </w:rPr>
              <w:t xml:space="preserve">se calcula el interés de forma anticipada en el respectivo periodo. </w:t>
            </w:r>
            <w:r w:rsidDel="00000000" w:rsidR="00000000" w:rsidRPr="00000000">
              <w:rPr>
                <w:sz w:val="20"/>
                <w:szCs w:val="20"/>
                <w:vertAlign w:val="baseline"/>
                <w:rtl w:val="0"/>
              </w:rPr>
              <w:t xml:space="preserve">(Vidaurri, 2017)</w:t>
            </w:r>
            <w:r w:rsidDel="00000000" w:rsidR="00000000" w:rsidRPr="00000000">
              <w:rPr>
                <w:rtl w:val="0"/>
              </w:rPr>
            </w:r>
          </w:p>
          <w:p w:rsidR="00000000" w:rsidDel="00000000" w:rsidP="00000000" w:rsidRDefault="00000000" w:rsidRPr="00000000" w14:paraId="000001A0">
            <w:pPr>
              <w:spacing w:after="280" w:before="28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Vencida (V): </w:t>
            </w:r>
            <w:r w:rsidDel="00000000" w:rsidR="00000000" w:rsidRPr="00000000">
              <w:rPr>
                <w:color w:val="000000"/>
                <w:sz w:val="20"/>
                <w:szCs w:val="20"/>
                <w:vertAlign w:val="baseline"/>
                <w:rtl w:val="0"/>
              </w:rPr>
              <w:t xml:space="preserve">se calcula el interés de forma vencida en el periodo. </w:t>
            </w:r>
            <w:r w:rsidDel="00000000" w:rsidR="00000000" w:rsidRPr="00000000">
              <w:rPr>
                <w:sz w:val="20"/>
                <w:szCs w:val="20"/>
                <w:vertAlign w:val="baseline"/>
                <w:rtl w:val="0"/>
              </w:rPr>
              <w:t xml:space="preserve">(Vidaurri, 2017)</w:t>
            </w:r>
            <w:r w:rsidDel="00000000" w:rsidR="00000000" w:rsidRPr="00000000">
              <w:rPr>
                <w:rtl w:val="0"/>
              </w:rPr>
            </w:r>
          </w:p>
          <w:p w:rsidR="00000000" w:rsidDel="00000000" w:rsidP="00000000" w:rsidRDefault="00000000" w:rsidRPr="00000000" w14:paraId="000001A1">
            <w:pPr>
              <w:jc w:val="both"/>
              <w:rPr>
                <w:sz w:val="20"/>
                <w:szCs w:val="20"/>
                <w:vertAlign w:val="baseline"/>
              </w:rPr>
            </w:pPr>
            <w:r w:rsidDel="00000000" w:rsidR="00000000" w:rsidRPr="00000000">
              <w:rPr>
                <w:sz w:val="20"/>
                <w:szCs w:val="20"/>
                <w:vertAlign w:val="baseline"/>
                <w:rtl w:val="0"/>
              </w:rPr>
              <w:t xml:space="preserve">Para aplicar los tipos de tasas de interés es importante conocer los periodos de capitalización, que se reconocen de la siguiente manera:</w:t>
            </w:r>
          </w:p>
          <w:p w:rsidR="00000000" w:rsidDel="00000000" w:rsidP="00000000" w:rsidRDefault="00000000" w:rsidRPr="00000000" w14:paraId="000001A2">
            <w:pPr>
              <w:rPr>
                <w:sz w:val="20"/>
                <w:szCs w:val="20"/>
                <w:vertAlign w:val="baseline"/>
              </w:rPr>
            </w:pPr>
            <w:r w:rsidDel="00000000" w:rsidR="00000000" w:rsidRPr="00000000">
              <w:rPr>
                <w:rtl w:val="0"/>
              </w:rPr>
            </w:r>
          </w:p>
          <w:tbl>
            <w:tblPr>
              <w:tblStyle w:val="Table5"/>
              <w:tblW w:w="5705.999999999999"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42"/>
              <w:gridCol w:w="2082"/>
              <w:gridCol w:w="2082"/>
              <w:tblGridChange w:id="0">
                <w:tblGrid>
                  <w:gridCol w:w="1542"/>
                  <w:gridCol w:w="2082"/>
                  <w:gridCol w:w="2082"/>
                </w:tblGrid>
              </w:tblGridChange>
            </w:tblGrid>
            <w:tr>
              <w:trPr>
                <w:trHeight w:val="148" w:hRule="atLeast"/>
              </w:trPr>
              <w:tc>
                <w:tcPr>
                  <w:vAlign w:val="top"/>
                </w:tcPr>
                <w:p w:rsidR="00000000" w:rsidDel="00000000" w:rsidP="00000000" w:rsidRDefault="00000000" w:rsidRPr="00000000" w14:paraId="000001A3">
                  <w:pPr>
                    <w:jc w:val="center"/>
                    <w:rPr>
                      <w:b w:val="0"/>
                      <w:sz w:val="20"/>
                      <w:szCs w:val="20"/>
                      <w:vertAlign w:val="baseline"/>
                    </w:rPr>
                  </w:pPr>
                  <w:r w:rsidDel="00000000" w:rsidR="00000000" w:rsidRPr="00000000">
                    <w:rPr>
                      <w:b w:val="1"/>
                      <w:sz w:val="20"/>
                      <w:szCs w:val="20"/>
                      <w:vertAlign w:val="baseline"/>
                      <w:rtl w:val="0"/>
                    </w:rPr>
                    <w:t xml:space="preserve">Frecuencia de capitalización </w:t>
                  </w:r>
                  <w:r w:rsidDel="00000000" w:rsidR="00000000" w:rsidRPr="00000000">
                    <w:rPr>
                      <w:rtl w:val="0"/>
                    </w:rPr>
                  </w:r>
                </w:p>
              </w:tc>
              <w:tc>
                <w:tcPr>
                  <w:vAlign w:val="top"/>
                </w:tcPr>
                <w:p w:rsidR="00000000" w:rsidDel="00000000" w:rsidP="00000000" w:rsidRDefault="00000000" w:rsidRPr="00000000" w14:paraId="000001A4">
                  <w:pPr>
                    <w:jc w:val="center"/>
                    <w:rPr>
                      <w:b w:val="0"/>
                      <w:sz w:val="20"/>
                      <w:szCs w:val="20"/>
                      <w:vertAlign w:val="baseline"/>
                    </w:rPr>
                  </w:pPr>
                  <w:r w:rsidDel="00000000" w:rsidR="00000000" w:rsidRPr="00000000">
                    <w:rPr>
                      <w:b w:val="1"/>
                      <w:sz w:val="20"/>
                      <w:szCs w:val="20"/>
                      <w:vertAlign w:val="baseline"/>
                      <w:rtl w:val="0"/>
                    </w:rPr>
                    <w:t xml:space="preserve">Abreviatura</w:t>
                  </w:r>
                  <w:r w:rsidDel="00000000" w:rsidR="00000000" w:rsidRPr="00000000">
                    <w:rPr>
                      <w:rtl w:val="0"/>
                    </w:rPr>
                  </w:r>
                </w:p>
              </w:tc>
              <w:tc>
                <w:tcPr>
                  <w:vAlign w:val="top"/>
                </w:tcPr>
                <w:p w:rsidR="00000000" w:rsidDel="00000000" w:rsidP="00000000" w:rsidRDefault="00000000" w:rsidRPr="00000000" w14:paraId="000001A5">
                  <w:pPr>
                    <w:jc w:val="center"/>
                    <w:rPr>
                      <w:b w:val="0"/>
                      <w:sz w:val="20"/>
                      <w:szCs w:val="20"/>
                      <w:vertAlign w:val="baseline"/>
                    </w:rPr>
                  </w:pPr>
                  <w:r w:rsidDel="00000000" w:rsidR="00000000" w:rsidRPr="00000000">
                    <w:rPr>
                      <w:b w:val="1"/>
                      <w:sz w:val="20"/>
                      <w:szCs w:val="20"/>
                      <w:vertAlign w:val="baseline"/>
                      <w:rtl w:val="0"/>
                    </w:rPr>
                    <w:t xml:space="preserve">Capitalización anual</w:t>
                  </w:r>
                  <w:r w:rsidDel="00000000" w:rsidR="00000000" w:rsidRPr="00000000">
                    <w:rPr>
                      <w:rtl w:val="0"/>
                    </w:rPr>
                  </w:r>
                </w:p>
              </w:tc>
            </w:tr>
            <w:tr>
              <w:trPr>
                <w:trHeight w:val="74" w:hRule="atLeast"/>
              </w:trPr>
              <w:tc>
                <w:tcPr>
                  <w:vAlign w:val="top"/>
                </w:tcPr>
                <w:p w:rsidR="00000000" w:rsidDel="00000000" w:rsidP="00000000" w:rsidRDefault="00000000" w:rsidRPr="00000000" w14:paraId="000001A6">
                  <w:pPr>
                    <w:rPr>
                      <w:sz w:val="20"/>
                      <w:szCs w:val="20"/>
                      <w:vertAlign w:val="baseline"/>
                    </w:rPr>
                  </w:pPr>
                  <w:r w:rsidDel="00000000" w:rsidR="00000000" w:rsidRPr="00000000">
                    <w:rPr>
                      <w:sz w:val="20"/>
                      <w:szCs w:val="20"/>
                      <w:vertAlign w:val="baseline"/>
                      <w:rtl w:val="0"/>
                    </w:rPr>
                    <w:t xml:space="preserve">                     1</w:t>
                  </w:r>
                </w:p>
              </w:tc>
              <w:tc>
                <w:tcPr>
                  <w:vAlign w:val="top"/>
                </w:tcPr>
                <w:p w:rsidR="00000000" w:rsidDel="00000000" w:rsidP="00000000" w:rsidRDefault="00000000" w:rsidRPr="00000000" w14:paraId="000001A7">
                  <w:pPr>
                    <w:rPr>
                      <w:sz w:val="20"/>
                      <w:szCs w:val="20"/>
                      <w:vertAlign w:val="baseline"/>
                    </w:rPr>
                  </w:pPr>
                  <w:r w:rsidDel="00000000" w:rsidR="00000000" w:rsidRPr="00000000">
                    <w:rPr>
                      <w:sz w:val="20"/>
                      <w:szCs w:val="20"/>
                      <w:vertAlign w:val="baseline"/>
                      <w:rtl w:val="0"/>
                    </w:rPr>
                    <w:t xml:space="preserve">A</w:t>
                  </w:r>
                </w:p>
              </w:tc>
              <w:tc>
                <w:tcPr>
                  <w:vAlign w:val="top"/>
                </w:tcPr>
                <w:p w:rsidR="00000000" w:rsidDel="00000000" w:rsidP="00000000" w:rsidRDefault="00000000" w:rsidRPr="00000000" w14:paraId="000001A8">
                  <w:pPr>
                    <w:rPr>
                      <w:sz w:val="20"/>
                      <w:szCs w:val="20"/>
                      <w:vertAlign w:val="baseline"/>
                    </w:rPr>
                  </w:pPr>
                  <w:r w:rsidDel="00000000" w:rsidR="00000000" w:rsidRPr="00000000">
                    <w:rPr>
                      <w:sz w:val="20"/>
                      <w:szCs w:val="20"/>
                      <w:vertAlign w:val="baseline"/>
                      <w:rtl w:val="0"/>
                    </w:rPr>
                    <w:t xml:space="preserve">Anual</w:t>
                  </w:r>
                </w:p>
              </w:tc>
            </w:tr>
            <w:tr>
              <w:trPr>
                <w:trHeight w:val="74" w:hRule="atLeast"/>
              </w:trPr>
              <w:tc>
                <w:tcPr>
                  <w:vAlign w:val="top"/>
                </w:tcPr>
                <w:p w:rsidR="00000000" w:rsidDel="00000000" w:rsidP="00000000" w:rsidRDefault="00000000" w:rsidRPr="00000000" w14:paraId="000001A9">
                  <w:pPr>
                    <w:rPr>
                      <w:sz w:val="20"/>
                      <w:szCs w:val="20"/>
                      <w:vertAlign w:val="baseline"/>
                    </w:rPr>
                  </w:pPr>
                  <w:r w:rsidDel="00000000" w:rsidR="00000000" w:rsidRPr="00000000">
                    <w:rPr>
                      <w:sz w:val="20"/>
                      <w:szCs w:val="20"/>
                      <w:vertAlign w:val="baseline"/>
                      <w:rtl w:val="0"/>
                    </w:rPr>
                    <w:t xml:space="preserve">                   12</w:t>
                  </w:r>
                </w:p>
              </w:tc>
              <w:tc>
                <w:tcPr>
                  <w:vAlign w:val="top"/>
                </w:tcPr>
                <w:p w:rsidR="00000000" w:rsidDel="00000000" w:rsidP="00000000" w:rsidRDefault="00000000" w:rsidRPr="00000000" w14:paraId="000001AA">
                  <w:pPr>
                    <w:rPr>
                      <w:sz w:val="20"/>
                      <w:szCs w:val="20"/>
                      <w:vertAlign w:val="baseline"/>
                    </w:rPr>
                  </w:pPr>
                  <w:r w:rsidDel="00000000" w:rsidR="00000000" w:rsidRPr="00000000">
                    <w:rPr>
                      <w:sz w:val="20"/>
                      <w:szCs w:val="20"/>
                      <w:vertAlign w:val="baseline"/>
                      <w:rtl w:val="0"/>
                    </w:rPr>
                    <w:t xml:space="preserve">M</w:t>
                  </w:r>
                </w:p>
              </w:tc>
              <w:tc>
                <w:tcPr>
                  <w:vAlign w:val="top"/>
                </w:tcPr>
                <w:p w:rsidR="00000000" w:rsidDel="00000000" w:rsidP="00000000" w:rsidRDefault="00000000" w:rsidRPr="00000000" w14:paraId="000001AB">
                  <w:pPr>
                    <w:rPr>
                      <w:sz w:val="20"/>
                      <w:szCs w:val="20"/>
                      <w:vertAlign w:val="baseline"/>
                    </w:rPr>
                  </w:pPr>
                  <w:r w:rsidDel="00000000" w:rsidR="00000000" w:rsidRPr="00000000">
                    <w:rPr>
                      <w:sz w:val="20"/>
                      <w:szCs w:val="20"/>
                      <w:vertAlign w:val="baseline"/>
                      <w:rtl w:val="0"/>
                    </w:rPr>
                    <w:t xml:space="preserve">Mensual</w:t>
                  </w:r>
                </w:p>
              </w:tc>
            </w:tr>
            <w:tr>
              <w:trPr>
                <w:trHeight w:val="74" w:hRule="atLeast"/>
              </w:trPr>
              <w:tc>
                <w:tcPr>
                  <w:vAlign w:val="top"/>
                </w:tcPr>
                <w:p w:rsidR="00000000" w:rsidDel="00000000" w:rsidP="00000000" w:rsidRDefault="00000000" w:rsidRPr="00000000" w14:paraId="000001AC">
                  <w:pPr>
                    <w:rPr>
                      <w:sz w:val="20"/>
                      <w:szCs w:val="20"/>
                      <w:vertAlign w:val="baseline"/>
                    </w:rPr>
                  </w:pPr>
                  <w:r w:rsidDel="00000000" w:rsidR="00000000" w:rsidRPr="00000000">
                    <w:rPr>
                      <w:sz w:val="20"/>
                      <w:szCs w:val="20"/>
                      <w:vertAlign w:val="baseline"/>
                      <w:rtl w:val="0"/>
                    </w:rPr>
                    <w:t xml:space="preserve">                     6</w:t>
                  </w:r>
                </w:p>
              </w:tc>
              <w:tc>
                <w:tcPr>
                  <w:vAlign w:val="top"/>
                </w:tcPr>
                <w:p w:rsidR="00000000" w:rsidDel="00000000" w:rsidP="00000000" w:rsidRDefault="00000000" w:rsidRPr="00000000" w14:paraId="000001AD">
                  <w:pPr>
                    <w:rPr>
                      <w:sz w:val="20"/>
                      <w:szCs w:val="20"/>
                      <w:vertAlign w:val="baseline"/>
                    </w:rPr>
                  </w:pPr>
                  <w:r w:rsidDel="00000000" w:rsidR="00000000" w:rsidRPr="00000000">
                    <w:rPr>
                      <w:sz w:val="20"/>
                      <w:szCs w:val="20"/>
                      <w:vertAlign w:val="baseline"/>
                      <w:rtl w:val="0"/>
                    </w:rPr>
                    <w:t xml:space="preserve">B</w:t>
                  </w:r>
                </w:p>
              </w:tc>
              <w:tc>
                <w:tcPr>
                  <w:vAlign w:val="top"/>
                </w:tcPr>
                <w:p w:rsidR="00000000" w:rsidDel="00000000" w:rsidP="00000000" w:rsidRDefault="00000000" w:rsidRPr="00000000" w14:paraId="000001AE">
                  <w:pPr>
                    <w:rPr>
                      <w:sz w:val="20"/>
                      <w:szCs w:val="20"/>
                      <w:vertAlign w:val="baseline"/>
                    </w:rPr>
                  </w:pPr>
                  <w:r w:rsidDel="00000000" w:rsidR="00000000" w:rsidRPr="00000000">
                    <w:rPr>
                      <w:sz w:val="20"/>
                      <w:szCs w:val="20"/>
                      <w:vertAlign w:val="baseline"/>
                      <w:rtl w:val="0"/>
                    </w:rPr>
                    <w:t xml:space="preserve">Bimestral</w:t>
                  </w:r>
                </w:p>
              </w:tc>
            </w:tr>
            <w:tr>
              <w:trPr>
                <w:trHeight w:val="74" w:hRule="atLeast"/>
              </w:trPr>
              <w:tc>
                <w:tcPr>
                  <w:vAlign w:val="top"/>
                </w:tcPr>
                <w:p w:rsidR="00000000" w:rsidDel="00000000" w:rsidP="00000000" w:rsidRDefault="00000000" w:rsidRPr="00000000" w14:paraId="000001AF">
                  <w:pPr>
                    <w:rPr>
                      <w:sz w:val="20"/>
                      <w:szCs w:val="20"/>
                      <w:vertAlign w:val="baseline"/>
                    </w:rPr>
                  </w:pPr>
                  <w:r w:rsidDel="00000000" w:rsidR="00000000" w:rsidRPr="00000000">
                    <w:rPr>
                      <w:sz w:val="20"/>
                      <w:szCs w:val="20"/>
                      <w:vertAlign w:val="baseline"/>
                      <w:rtl w:val="0"/>
                    </w:rPr>
                    <w:t xml:space="preserve">                     4</w:t>
                  </w:r>
                </w:p>
              </w:tc>
              <w:tc>
                <w:tcPr>
                  <w:vAlign w:val="top"/>
                </w:tcPr>
                <w:p w:rsidR="00000000" w:rsidDel="00000000" w:rsidP="00000000" w:rsidRDefault="00000000" w:rsidRPr="00000000" w14:paraId="000001B0">
                  <w:pPr>
                    <w:rPr>
                      <w:sz w:val="20"/>
                      <w:szCs w:val="20"/>
                      <w:vertAlign w:val="baseline"/>
                    </w:rPr>
                  </w:pPr>
                  <w:r w:rsidDel="00000000" w:rsidR="00000000" w:rsidRPr="00000000">
                    <w:rPr>
                      <w:sz w:val="20"/>
                      <w:szCs w:val="20"/>
                      <w:vertAlign w:val="baseline"/>
                      <w:rtl w:val="0"/>
                    </w:rPr>
                    <w:t xml:space="preserve">T</w:t>
                  </w:r>
                </w:p>
              </w:tc>
              <w:tc>
                <w:tcPr>
                  <w:vAlign w:val="top"/>
                </w:tcPr>
                <w:p w:rsidR="00000000" w:rsidDel="00000000" w:rsidP="00000000" w:rsidRDefault="00000000" w:rsidRPr="00000000" w14:paraId="000001B1">
                  <w:pPr>
                    <w:rPr>
                      <w:sz w:val="20"/>
                      <w:szCs w:val="20"/>
                      <w:vertAlign w:val="baseline"/>
                    </w:rPr>
                  </w:pPr>
                  <w:r w:rsidDel="00000000" w:rsidR="00000000" w:rsidRPr="00000000">
                    <w:rPr>
                      <w:sz w:val="20"/>
                      <w:szCs w:val="20"/>
                      <w:vertAlign w:val="baseline"/>
                      <w:rtl w:val="0"/>
                    </w:rPr>
                    <w:t xml:space="preserve">Trimestral</w:t>
                  </w:r>
                </w:p>
              </w:tc>
            </w:tr>
            <w:tr>
              <w:trPr>
                <w:trHeight w:val="74" w:hRule="atLeast"/>
              </w:trPr>
              <w:tc>
                <w:tcPr>
                  <w:vAlign w:val="top"/>
                </w:tcPr>
                <w:p w:rsidR="00000000" w:rsidDel="00000000" w:rsidP="00000000" w:rsidRDefault="00000000" w:rsidRPr="00000000" w14:paraId="000001B2">
                  <w:pPr>
                    <w:rPr>
                      <w:sz w:val="20"/>
                      <w:szCs w:val="20"/>
                      <w:vertAlign w:val="baseline"/>
                    </w:rPr>
                  </w:pPr>
                  <w:r w:rsidDel="00000000" w:rsidR="00000000" w:rsidRPr="00000000">
                    <w:rPr>
                      <w:sz w:val="20"/>
                      <w:szCs w:val="20"/>
                      <w:vertAlign w:val="baseline"/>
                      <w:rtl w:val="0"/>
                    </w:rPr>
                    <w:t xml:space="preserve">                     3</w:t>
                  </w:r>
                </w:p>
              </w:tc>
              <w:tc>
                <w:tcPr>
                  <w:vAlign w:val="top"/>
                </w:tcPr>
                <w:p w:rsidR="00000000" w:rsidDel="00000000" w:rsidP="00000000" w:rsidRDefault="00000000" w:rsidRPr="00000000" w14:paraId="000001B3">
                  <w:pPr>
                    <w:rPr>
                      <w:sz w:val="20"/>
                      <w:szCs w:val="20"/>
                      <w:vertAlign w:val="baseline"/>
                    </w:rPr>
                  </w:pPr>
                  <w:r w:rsidDel="00000000" w:rsidR="00000000" w:rsidRPr="00000000">
                    <w:rPr>
                      <w:sz w:val="20"/>
                      <w:szCs w:val="20"/>
                      <w:vertAlign w:val="baseline"/>
                      <w:rtl w:val="0"/>
                    </w:rPr>
                    <w:t xml:space="preserve">C</w:t>
                  </w:r>
                </w:p>
              </w:tc>
              <w:tc>
                <w:tcPr>
                  <w:vAlign w:val="top"/>
                </w:tcPr>
                <w:p w:rsidR="00000000" w:rsidDel="00000000" w:rsidP="00000000" w:rsidRDefault="00000000" w:rsidRPr="00000000" w14:paraId="000001B4">
                  <w:pPr>
                    <w:rPr>
                      <w:sz w:val="20"/>
                      <w:szCs w:val="20"/>
                      <w:vertAlign w:val="baseline"/>
                    </w:rPr>
                  </w:pPr>
                  <w:r w:rsidDel="00000000" w:rsidR="00000000" w:rsidRPr="00000000">
                    <w:rPr>
                      <w:sz w:val="20"/>
                      <w:szCs w:val="20"/>
                      <w:vertAlign w:val="baseline"/>
                      <w:rtl w:val="0"/>
                    </w:rPr>
                    <w:t xml:space="preserve">Cuatrimestral</w:t>
                  </w:r>
                </w:p>
              </w:tc>
            </w:tr>
            <w:tr>
              <w:trPr>
                <w:trHeight w:val="74" w:hRule="atLeast"/>
              </w:trPr>
              <w:tc>
                <w:tcPr>
                  <w:vAlign w:val="top"/>
                </w:tcPr>
                <w:p w:rsidR="00000000" w:rsidDel="00000000" w:rsidP="00000000" w:rsidRDefault="00000000" w:rsidRPr="00000000" w14:paraId="000001B5">
                  <w:pPr>
                    <w:rPr>
                      <w:sz w:val="20"/>
                      <w:szCs w:val="20"/>
                      <w:vertAlign w:val="baseline"/>
                    </w:rPr>
                  </w:pPr>
                  <w:r w:rsidDel="00000000" w:rsidR="00000000" w:rsidRPr="00000000">
                    <w:rPr>
                      <w:sz w:val="20"/>
                      <w:szCs w:val="20"/>
                      <w:vertAlign w:val="baseline"/>
                      <w:rtl w:val="0"/>
                    </w:rPr>
                    <w:t xml:space="preserve">                     2</w:t>
                  </w:r>
                </w:p>
              </w:tc>
              <w:tc>
                <w:tcPr>
                  <w:vAlign w:val="top"/>
                </w:tcPr>
                <w:p w:rsidR="00000000" w:rsidDel="00000000" w:rsidP="00000000" w:rsidRDefault="00000000" w:rsidRPr="00000000" w14:paraId="000001B6">
                  <w:pPr>
                    <w:rPr>
                      <w:sz w:val="20"/>
                      <w:szCs w:val="20"/>
                      <w:vertAlign w:val="baseline"/>
                    </w:rPr>
                  </w:pPr>
                  <w:r w:rsidDel="00000000" w:rsidR="00000000" w:rsidRPr="00000000">
                    <w:rPr>
                      <w:sz w:val="20"/>
                      <w:szCs w:val="20"/>
                      <w:vertAlign w:val="baseline"/>
                      <w:rtl w:val="0"/>
                    </w:rPr>
                    <w:t xml:space="preserve">S</w:t>
                  </w:r>
                </w:p>
              </w:tc>
              <w:tc>
                <w:tcPr>
                  <w:vAlign w:val="top"/>
                </w:tcPr>
                <w:p w:rsidR="00000000" w:rsidDel="00000000" w:rsidP="00000000" w:rsidRDefault="00000000" w:rsidRPr="00000000" w14:paraId="000001B7">
                  <w:pPr>
                    <w:rPr>
                      <w:sz w:val="20"/>
                      <w:szCs w:val="20"/>
                      <w:vertAlign w:val="baseline"/>
                    </w:rPr>
                  </w:pPr>
                  <w:r w:rsidDel="00000000" w:rsidR="00000000" w:rsidRPr="00000000">
                    <w:rPr>
                      <w:sz w:val="20"/>
                      <w:szCs w:val="20"/>
                      <w:vertAlign w:val="baseline"/>
                      <w:rtl w:val="0"/>
                    </w:rPr>
                    <w:t xml:space="preserve">Semestral</w:t>
                  </w:r>
                </w:p>
              </w:tc>
            </w:tr>
            <w:tr>
              <w:trPr>
                <w:trHeight w:val="74" w:hRule="atLeast"/>
              </w:trPr>
              <w:tc>
                <w:tcPr>
                  <w:vAlign w:val="top"/>
                </w:tcPr>
                <w:p w:rsidR="00000000" w:rsidDel="00000000" w:rsidP="00000000" w:rsidRDefault="00000000" w:rsidRPr="00000000" w14:paraId="000001B8">
                  <w:pPr>
                    <w:rPr>
                      <w:sz w:val="20"/>
                      <w:szCs w:val="20"/>
                      <w:vertAlign w:val="baseline"/>
                    </w:rPr>
                  </w:pPr>
                  <w:r w:rsidDel="00000000" w:rsidR="00000000" w:rsidRPr="00000000">
                    <w:rPr>
                      <w:sz w:val="20"/>
                      <w:szCs w:val="20"/>
                      <w:vertAlign w:val="baseline"/>
                      <w:rtl w:val="0"/>
                    </w:rPr>
                    <w:t xml:space="preserve">                   24</w:t>
                  </w:r>
                </w:p>
              </w:tc>
              <w:tc>
                <w:tcPr>
                  <w:vAlign w:val="top"/>
                </w:tcPr>
                <w:p w:rsidR="00000000" w:rsidDel="00000000" w:rsidP="00000000" w:rsidRDefault="00000000" w:rsidRPr="00000000" w14:paraId="000001B9">
                  <w:pPr>
                    <w:rPr>
                      <w:sz w:val="20"/>
                      <w:szCs w:val="20"/>
                      <w:vertAlign w:val="baseline"/>
                    </w:rPr>
                  </w:pPr>
                  <w:r w:rsidDel="00000000" w:rsidR="00000000" w:rsidRPr="00000000">
                    <w:rPr>
                      <w:sz w:val="20"/>
                      <w:szCs w:val="20"/>
                      <w:vertAlign w:val="baseline"/>
                      <w:rtl w:val="0"/>
                    </w:rPr>
                    <w:t xml:space="preserve">Q</w:t>
                  </w:r>
                </w:p>
              </w:tc>
              <w:tc>
                <w:tcPr>
                  <w:vAlign w:val="top"/>
                </w:tcPr>
                <w:p w:rsidR="00000000" w:rsidDel="00000000" w:rsidP="00000000" w:rsidRDefault="00000000" w:rsidRPr="00000000" w14:paraId="000001BA">
                  <w:pPr>
                    <w:rPr>
                      <w:sz w:val="20"/>
                      <w:szCs w:val="20"/>
                      <w:vertAlign w:val="baseline"/>
                    </w:rPr>
                  </w:pPr>
                  <w:r w:rsidDel="00000000" w:rsidR="00000000" w:rsidRPr="00000000">
                    <w:rPr>
                      <w:sz w:val="20"/>
                      <w:szCs w:val="20"/>
                      <w:vertAlign w:val="baseline"/>
                      <w:rtl w:val="0"/>
                    </w:rPr>
                    <w:t xml:space="preserve">Quincenal</w:t>
                  </w:r>
                </w:p>
              </w:tc>
            </w:tr>
            <w:tr>
              <w:trPr>
                <w:trHeight w:val="74" w:hRule="atLeast"/>
              </w:trPr>
              <w:tc>
                <w:tcPr>
                  <w:vAlign w:val="top"/>
                </w:tcPr>
                <w:p w:rsidR="00000000" w:rsidDel="00000000" w:rsidP="00000000" w:rsidRDefault="00000000" w:rsidRPr="00000000" w14:paraId="000001BB">
                  <w:pPr>
                    <w:rPr>
                      <w:sz w:val="20"/>
                      <w:szCs w:val="20"/>
                      <w:vertAlign w:val="baseline"/>
                    </w:rPr>
                  </w:pPr>
                  <w:r w:rsidDel="00000000" w:rsidR="00000000" w:rsidRPr="00000000">
                    <w:rPr>
                      <w:sz w:val="20"/>
                      <w:szCs w:val="20"/>
                      <w:vertAlign w:val="baseline"/>
                      <w:rtl w:val="0"/>
                    </w:rPr>
                    <w:t xml:space="preserve">                 365</w:t>
                  </w:r>
                </w:p>
              </w:tc>
              <w:tc>
                <w:tcPr>
                  <w:vAlign w:val="top"/>
                </w:tcPr>
                <w:p w:rsidR="00000000" w:rsidDel="00000000" w:rsidP="00000000" w:rsidRDefault="00000000" w:rsidRPr="00000000" w14:paraId="000001BC">
                  <w:pPr>
                    <w:rPr>
                      <w:sz w:val="20"/>
                      <w:szCs w:val="20"/>
                      <w:vertAlign w:val="baseline"/>
                    </w:rPr>
                  </w:pPr>
                  <w:r w:rsidDel="00000000" w:rsidR="00000000" w:rsidRPr="00000000">
                    <w:rPr>
                      <w:sz w:val="20"/>
                      <w:szCs w:val="20"/>
                      <w:vertAlign w:val="baseline"/>
                      <w:rtl w:val="0"/>
                    </w:rPr>
                    <w:t xml:space="preserve">D</w:t>
                  </w:r>
                </w:p>
              </w:tc>
              <w:tc>
                <w:tcPr>
                  <w:vAlign w:val="top"/>
                </w:tcPr>
                <w:p w:rsidR="00000000" w:rsidDel="00000000" w:rsidP="00000000" w:rsidRDefault="00000000" w:rsidRPr="00000000" w14:paraId="000001BD">
                  <w:pPr>
                    <w:rPr>
                      <w:sz w:val="20"/>
                      <w:szCs w:val="20"/>
                      <w:vertAlign w:val="baseline"/>
                    </w:rPr>
                  </w:pPr>
                  <w:r w:rsidDel="00000000" w:rsidR="00000000" w:rsidRPr="00000000">
                    <w:rPr>
                      <w:sz w:val="20"/>
                      <w:szCs w:val="20"/>
                      <w:vertAlign w:val="baseline"/>
                      <w:rtl w:val="0"/>
                    </w:rPr>
                    <w:t xml:space="preserve">Diaria</w:t>
                  </w:r>
                </w:p>
              </w:tc>
            </w:tr>
          </w:tbl>
          <w:p w:rsidR="00000000" w:rsidDel="00000000" w:rsidP="00000000" w:rsidRDefault="00000000" w:rsidRPr="00000000" w14:paraId="000001BE">
            <w:pPr>
              <w:rPr>
                <w:sz w:val="20"/>
                <w:szCs w:val="20"/>
                <w:vertAlign w:val="baseline"/>
              </w:rPr>
            </w:pPr>
            <w:r w:rsidDel="00000000" w:rsidR="00000000" w:rsidRPr="00000000">
              <w:rPr>
                <w:rtl w:val="0"/>
              </w:rPr>
            </w:r>
          </w:p>
          <w:p w:rsidR="00000000" w:rsidDel="00000000" w:rsidP="00000000" w:rsidRDefault="00000000" w:rsidRPr="00000000" w14:paraId="000001BF">
            <w:pPr>
              <w:tabs>
                <w:tab w:val="left" w:pos="4320"/>
                <w:tab w:val="left" w:pos="4485"/>
                <w:tab w:val="left" w:pos="5445"/>
              </w:tabs>
              <w:jc w:val="both"/>
              <w:rPr>
                <w:sz w:val="20"/>
                <w:szCs w:val="20"/>
                <w:vertAlign w:val="baseline"/>
              </w:rPr>
            </w:pPr>
            <w:r w:rsidDel="00000000" w:rsidR="00000000" w:rsidRPr="00000000">
              <w:rPr>
                <w:b w:val="1"/>
                <w:sz w:val="20"/>
                <w:szCs w:val="20"/>
                <w:highlight w:val="yellow"/>
                <w:vertAlign w:val="baseline"/>
                <w:rtl w:val="0"/>
              </w:rPr>
              <w:t xml:space="preserve">(P17)</w:t>
            </w:r>
            <w:r w:rsidDel="00000000" w:rsidR="00000000" w:rsidRPr="00000000">
              <w:rPr>
                <w:b w:val="1"/>
                <w:sz w:val="20"/>
                <w:szCs w:val="20"/>
                <w:vertAlign w:val="baseline"/>
                <w:rtl w:val="0"/>
              </w:rPr>
              <w:t xml:space="preserve"> Equivalencia de tasas:</w:t>
            </w:r>
            <w:r w:rsidDel="00000000" w:rsidR="00000000" w:rsidRPr="00000000">
              <w:rPr>
                <w:sz w:val="20"/>
                <w:szCs w:val="20"/>
                <w:vertAlign w:val="baseline"/>
                <w:rtl w:val="0"/>
              </w:rPr>
              <w:t xml:space="preserve"> Hace referencia a la igualdad que debe existir entre el periodo de capitalización y el periodo de tiempo; para ejemplarizar, si la tasa se presenta de forma trimestral, el periodo debe darse de igual manera. Por lo tanto, de acuerdo con la operación se realizará la conversión de tasas con el fin de lograr su equivalencia (Vidaurri, 2017).</w:t>
            </w:r>
          </w:p>
          <w:p w:rsidR="00000000" w:rsidDel="00000000" w:rsidP="00000000" w:rsidRDefault="00000000" w:rsidRPr="00000000" w14:paraId="000001C0">
            <w:pPr>
              <w:tabs>
                <w:tab w:val="left" w:pos="4320"/>
                <w:tab w:val="left" w:pos="4485"/>
                <w:tab w:val="left" w:pos="5445"/>
              </w:tabs>
              <w:jc w:val="both"/>
              <w:rPr>
                <w:sz w:val="20"/>
                <w:szCs w:val="20"/>
                <w:vertAlign w:val="baseline"/>
              </w:rPr>
            </w:pPr>
            <w:r w:rsidDel="00000000" w:rsidR="00000000" w:rsidRPr="00000000">
              <w:rPr>
                <w:rtl w:val="0"/>
              </w:rPr>
            </w:r>
          </w:p>
          <w:p w:rsidR="00000000" w:rsidDel="00000000" w:rsidP="00000000" w:rsidRDefault="00000000" w:rsidRPr="00000000" w14:paraId="000001C1">
            <w:pPr>
              <w:tabs>
                <w:tab w:val="left" w:pos="4320"/>
                <w:tab w:val="left" w:pos="4485"/>
                <w:tab w:val="left" w:pos="5445"/>
              </w:tabs>
              <w:jc w:val="both"/>
              <w:rPr>
                <w:sz w:val="20"/>
                <w:szCs w:val="20"/>
                <w:vertAlign w:val="baseline"/>
              </w:rPr>
            </w:pPr>
            <w:r w:rsidDel="00000000" w:rsidR="00000000" w:rsidRPr="00000000">
              <w:rPr>
                <w:sz w:val="20"/>
                <w:szCs w:val="20"/>
                <w:vertAlign w:val="baseline"/>
                <w:rtl w:val="0"/>
              </w:rPr>
              <w:t xml:space="preserve">Para profundizar en la temática, recuerde explorar en la biblioteca del Servicio Nacional de Aprendizaje (SENA), donde encuentra libros de apoyo. A continuación se relaciona el libro Matemáticas Financieras, que fue utilizado para la definición de los conceptos </w:t>
            </w:r>
            <w:r w:rsidDel="00000000" w:rsidR="00000000" w:rsidRPr="00000000">
              <w:rPr>
                <w:sz w:val="20"/>
                <w:szCs w:val="20"/>
                <w:highlight w:val="magenta"/>
                <w:vertAlign w:val="baseline"/>
                <w:rtl w:val="0"/>
              </w:rPr>
              <w:t xml:space="preserve">anteriomente</w:t>
            </w:r>
            <w:r w:rsidDel="00000000" w:rsidR="00000000" w:rsidRPr="00000000">
              <w:rPr>
                <w:sz w:val="20"/>
                <w:szCs w:val="20"/>
                <w:vertAlign w:val="baseline"/>
                <w:rtl w:val="0"/>
              </w:rPr>
              <w:t xml:space="preserve"> expuestos, para su revisión:</w:t>
            </w:r>
          </w:p>
          <w:p w:rsidR="00000000" w:rsidDel="00000000" w:rsidP="00000000" w:rsidRDefault="00000000" w:rsidRPr="00000000" w14:paraId="000001C2">
            <w:pPr>
              <w:tabs>
                <w:tab w:val="left" w:pos="4320"/>
                <w:tab w:val="left" w:pos="4485"/>
                <w:tab w:val="left" w:pos="5445"/>
              </w:tabs>
              <w:jc w:val="both"/>
              <w:rPr>
                <w:sz w:val="20"/>
                <w:szCs w:val="20"/>
                <w:vertAlign w:val="baseline"/>
              </w:rPr>
            </w:pPr>
            <w:r w:rsidDel="00000000" w:rsidR="00000000" w:rsidRPr="00000000">
              <w:rPr>
                <w:rtl w:val="0"/>
              </w:rPr>
            </w:r>
          </w:p>
          <w:p w:rsidR="00000000" w:rsidDel="00000000" w:rsidP="00000000" w:rsidRDefault="00000000" w:rsidRPr="00000000" w14:paraId="000001C3">
            <w:pPr>
              <w:shd w:fill="ffffff" w:val="clear"/>
              <w:ind w:left="432" w:hanging="425"/>
              <w:rPr>
                <w:sz w:val="20"/>
                <w:szCs w:val="20"/>
                <w:vertAlign w:val="baseline"/>
              </w:rPr>
            </w:pPr>
            <w:r w:rsidDel="00000000" w:rsidR="00000000" w:rsidRPr="00000000">
              <w:rPr>
                <w:sz w:val="20"/>
                <w:szCs w:val="20"/>
                <w:vertAlign w:val="baseline"/>
                <w:rtl w:val="0"/>
              </w:rPr>
              <w:t xml:space="preserve">Vidaurri, Hector. (2017). Matemáticas Financieras. Cengage Learning. </w:t>
            </w:r>
            <w:hyperlink r:id="rId28">
              <w:r w:rsidDel="00000000" w:rsidR="00000000" w:rsidRPr="00000000">
                <w:rPr>
                  <w:color w:val="0000ff"/>
                  <w:sz w:val="20"/>
                  <w:szCs w:val="20"/>
                  <w:u w:val="single"/>
                  <w:vertAlign w:val="baseline"/>
                  <w:rtl w:val="0"/>
                </w:rPr>
                <w:t xml:space="preserve">http://www.ebooks7-24.com.bdigital.sena.edu.co/?il=3788</w:t>
              </w:r>
            </w:hyperlink>
            <w:r w:rsidDel="00000000" w:rsidR="00000000" w:rsidRPr="00000000">
              <w:rPr>
                <w:rtl w:val="0"/>
              </w:rPr>
            </w:r>
          </w:p>
          <w:p w:rsidR="00000000" w:rsidDel="00000000" w:rsidP="00000000" w:rsidRDefault="00000000" w:rsidRPr="00000000" w14:paraId="000001C4">
            <w:pPr>
              <w:shd w:fill="ffffff" w:val="clear"/>
              <w:ind w:left="432" w:hanging="425"/>
              <w:rPr>
                <w:sz w:val="20"/>
                <w:szCs w:val="20"/>
                <w:vertAlign w:val="baseline"/>
              </w:rPr>
            </w:pPr>
            <w:r w:rsidDel="00000000" w:rsidR="00000000" w:rsidRPr="00000000">
              <w:rPr>
                <w:rtl w:val="0"/>
              </w:rPr>
            </w:r>
          </w:p>
          <w:p w:rsidR="00000000" w:rsidDel="00000000" w:rsidP="00000000" w:rsidRDefault="00000000" w:rsidRPr="00000000" w14:paraId="000001C5">
            <w:pPr>
              <w:rPr>
                <w:b w:val="0"/>
                <w:sz w:val="20"/>
                <w:szCs w:val="20"/>
                <w:vertAlign w:val="baseline"/>
              </w:rPr>
            </w:pPr>
            <w:r w:rsidDel="00000000" w:rsidR="00000000" w:rsidRPr="00000000">
              <w:rPr>
                <w:b w:val="1"/>
                <w:sz w:val="20"/>
                <w:szCs w:val="20"/>
                <w:vertAlign w:val="baseline"/>
                <w:rtl w:val="0"/>
              </w:rPr>
              <w:t xml:space="preserve">Fórmulas:</w:t>
            </w:r>
            <w:r w:rsidDel="00000000" w:rsidR="00000000" w:rsidRPr="00000000">
              <w:rPr>
                <w:rtl w:val="0"/>
              </w:rPr>
            </w:r>
          </w:p>
          <w:p w:rsidR="00000000" w:rsidDel="00000000" w:rsidP="00000000" w:rsidRDefault="00000000" w:rsidRPr="00000000" w14:paraId="000001C6">
            <w:pPr>
              <w:tabs>
                <w:tab w:val="left" w:pos="4320"/>
                <w:tab w:val="left" w:pos="4485"/>
                <w:tab w:val="left" w:pos="5445"/>
              </w:tabs>
              <w:jc w:val="both"/>
              <w:rPr>
                <w:sz w:val="20"/>
                <w:szCs w:val="20"/>
                <w:vertAlign w:val="baseline"/>
              </w:rPr>
            </w:pPr>
            <w:r w:rsidDel="00000000" w:rsidR="00000000" w:rsidRPr="00000000">
              <w:rPr>
                <w:rtl w:val="0"/>
              </w:rPr>
            </w:r>
          </w:p>
          <w:p w:rsidR="00000000" w:rsidDel="00000000" w:rsidP="00000000" w:rsidRDefault="00000000" w:rsidRPr="00000000" w14:paraId="000001C7">
            <w:pPr>
              <w:tabs>
                <w:tab w:val="left" w:pos="4320"/>
                <w:tab w:val="left" w:pos="4485"/>
                <w:tab w:val="left" w:pos="5445"/>
              </w:tabs>
              <w:jc w:val="both"/>
              <w:rPr>
                <w:sz w:val="20"/>
                <w:szCs w:val="20"/>
                <w:vertAlign w:val="baseline"/>
              </w:rPr>
            </w:pPr>
            <w:r w:rsidDel="00000000" w:rsidR="00000000" w:rsidRPr="00000000">
              <w:rPr>
                <w:sz w:val="20"/>
                <w:szCs w:val="20"/>
                <w:vertAlign w:val="baseline"/>
                <w:rtl w:val="0"/>
              </w:rPr>
              <w:t xml:space="preserve">1. </w:t>
            </w:r>
            <w:r w:rsidDel="00000000" w:rsidR="00000000" w:rsidRPr="00000000">
              <w:rPr>
                <w:b w:val="1"/>
                <w:sz w:val="20"/>
                <w:szCs w:val="20"/>
                <w:vertAlign w:val="baseline"/>
                <w:rtl w:val="0"/>
              </w:rPr>
              <w:t xml:space="preserve">Conversión de Tasa Efectiva a Tasa Efectiva en periodos diferentes.</w:t>
            </w:r>
            <w:r w:rsidDel="00000000" w:rsidR="00000000" w:rsidRPr="00000000">
              <w:rPr>
                <w:rtl w:val="0"/>
              </w:rPr>
            </w:r>
          </w:p>
          <w:p w:rsidR="00000000" w:rsidDel="00000000" w:rsidP="00000000" w:rsidRDefault="00000000" w:rsidRPr="00000000" w14:paraId="000001C8">
            <w:pPr>
              <w:tabs>
                <w:tab w:val="left" w:pos="4320"/>
                <w:tab w:val="left" w:pos="4485"/>
                <w:tab w:val="left" w:pos="5445"/>
              </w:tabs>
              <w:jc w:val="both"/>
              <w:rPr>
                <w:sz w:val="20"/>
                <w:szCs w:val="20"/>
                <w:vertAlign w:val="baseline"/>
              </w:rPr>
            </w:pPr>
            <w:r w:rsidDel="00000000" w:rsidR="00000000" w:rsidRPr="00000000">
              <w:rPr>
                <w:rtl w:val="0"/>
              </w:rPr>
            </w:r>
          </w:p>
          <w:tbl>
            <w:tblPr>
              <w:tblStyle w:val="Table6"/>
              <w:tblW w:w="282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4"/>
              <w:tblGridChange w:id="0">
                <w:tblGrid>
                  <w:gridCol w:w="2824"/>
                </w:tblGrid>
              </w:tblGridChange>
            </w:tblGrid>
            <w:tr>
              <w:trPr>
                <w:trHeight w:val="641" w:hRule="atLeast"/>
              </w:trPr>
              <w:tc>
                <w:tcPr>
                  <w:vAlign w:val="top"/>
                </w:tcPr>
                <w:p w:rsidR="00000000" w:rsidDel="00000000" w:rsidP="00000000" w:rsidRDefault="00000000" w:rsidRPr="00000000" w14:paraId="000001C9">
                  <w:pPr>
                    <w:tabs>
                      <w:tab w:val="left" w:pos="4320"/>
                      <w:tab w:val="left" w:pos="4485"/>
                      <w:tab w:val="left" w:pos="5445"/>
                    </w:tabs>
                    <w:jc w:val="center"/>
                    <w:rPr>
                      <w:b w:val="0"/>
                      <w:sz w:val="20"/>
                      <w:szCs w:val="20"/>
                      <w:vertAlign w:val="baseline"/>
                    </w:rPr>
                  </w:pPr>
                  <w:r w:rsidDel="00000000" w:rsidR="00000000" w:rsidRPr="00000000">
                    <w:rPr>
                      <w:rtl w:val="0"/>
                    </w:rPr>
                  </w:r>
                </w:p>
                <w:p w:rsidR="00000000" w:rsidDel="00000000" w:rsidP="00000000" w:rsidRDefault="00000000" w:rsidRPr="00000000" w14:paraId="000001CA">
                  <w:pPr>
                    <w:tabs>
                      <w:tab w:val="left" w:pos="4320"/>
                      <w:tab w:val="left" w:pos="4485"/>
                      <w:tab w:val="left" w:pos="5445"/>
                    </w:tabs>
                    <w:jc w:val="center"/>
                    <w:rPr>
                      <w:sz w:val="20"/>
                      <w:szCs w:val="20"/>
                      <w:vertAlign w:val="baseline"/>
                    </w:rPr>
                  </w:pPr>
                  <w:r w:rsidDel="00000000" w:rsidR="00000000" w:rsidRPr="00000000">
                    <w:rPr>
                      <w:sz w:val="20"/>
                      <w:szCs w:val="20"/>
                      <w:vertAlign w:val="baseline"/>
                      <w:rtl w:val="0"/>
                    </w:rPr>
                    <w:t xml:space="preserve">i</w:t>
                  </w:r>
                  <w:r w:rsidDel="00000000" w:rsidR="00000000" w:rsidRPr="00000000">
                    <w:rPr>
                      <w:sz w:val="20"/>
                      <w:szCs w:val="20"/>
                      <w:vertAlign w:val="subscript"/>
                      <w:rtl w:val="0"/>
                    </w:rPr>
                    <w:t xml:space="preserve">e </w:t>
                  </w:r>
                  <w:r w:rsidDel="00000000" w:rsidR="00000000" w:rsidRPr="00000000">
                    <w:rPr>
                      <w:sz w:val="20"/>
                      <w:szCs w:val="20"/>
                      <w:vertAlign w:val="baseline"/>
                      <w:rtl w:val="0"/>
                    </w:rPr>
                    <w:t xml:space="preserve">= </w:t>
                  </w:r>
                  <w:r w:rsidDel="00000000" w:rsidR="00000000" w:rsidRPr="00000000">
                    <w:rPr>
                      <w:b w:val="1"/>
                      <w:sz w:val="20"/>
                      <w:szCs w:val="20"/>
                      <w:vertAlign w:val="baseline"/>
                      <w:rtl w:val="0"/>
                    </w:rPr>
                    <w:t xml:space="preserve">((1+ i)</w:t>
                  </w:r>
                  <w:r w:rsidDel="00000000" w:rsidR="00000000" w:rsidRPr="00000000">
                    <w:rPr>
                      <w:b w:val="1"/>
                      <w:sz w:val="20"/>
                      <w:szCs w:val="20"/>
                      <w:vertAlign w:val="superscript"/>
                      <w:rtl w:val="0"/>
                    </w:rPr>
                    <w:t xml:space="preserve">(n1/n2)</w:t>
                  </w:r>
                  <w:r w:rsidDel="00000000" w:rsidR="00000000" w:rsidRPr="00000000">
                    <w:rPr>
                      <w:b w:val="1"/>
                      <w:sz w:val="20"/>
                      <w:szCs w:val="20"/>
                      <w:vertAlign w:val="baseline"/>
                      <w:rtl w:val="0"/>
                    </w:rPr>
                    <w:t xml:space="preserve">) – 1</w:t>
                  </w:r>
                  <w:r w:rsidDel="00000000" w:rsidR="00000000" w:rsidRPr="00000000">
                    <w:rPr>
                      <w:rtl w:val="0"/>
                    </w:rPr>
                  </w:r>
                </w:p>
              </w:tc>
            </w:tr>
          </w:tbl>
          <w:p w:rsidR="00000000" w:rsidDel="00000000" w:rsidP="00000000" w:rsidRDefault="00000000" w:rsidRPr="00000000" w14:paraId="000001CB">
            <w:pPr>
              <w:tabs>
                <w:tab w:val="left" w:pos="4320"/>
                <w:tab w:val="left" w:pos="4485"/>
                <w:tab w:val="left" w:pos="5445"/>
              </w:tabs>
              <w:jc w:val="both"/>
              <w:rPr>
                <w:sz w:val="20"/>
                <w:szCs w:val="20"/>
                <w:vertAlign w:val="baseline"/>
              </w:rPr>
            </w:pPr>
            <w:r w:rsidDel="00000000" w:rsidR="00000000" w:rsidRPr="00000000">
              <w:rPr>
                <w:rtl w:val="0"/>
              </w:rPr>
            </w:r>
          </w:p>
          <w:p w:rsidR="00000000" w:rsidDel="00000000" w:rsidP="00000000" w:rsidRDefault="00000000" w:rsidRPr="00000000" w14:paraId="000001CC">
            <w:pPr>
              <w:tabs>
                <w:tab w:val="left" w:pos="4320"/>
                <w:tab w:val="left" w:pos="4485"/>
                <w:tab w:val="left" w:pos="5445"/>
              </w:tabs>
              <w:jc w:val="both"/>
              <w:rPr>
                <w:sz w:val="20"/>
                <w:szCs w:val="20"/>
                <w:vertAlign w:val="baseline"/>
              </w:rPr>
            </w:pPr>
            <w:r w:rsidDel="00000000" w:rsidR="00000000" w:rsidRPr="00000000">
              <w:rPr>
                <w:sz w:val="20"/>
                <w:szCs w:val="20"/>
                <w:vertAlign w:val="baseline"/>
                <w:rtl w:val="0"/>
              </w:rPr>
              <w:t xml:space="preserve">i</w:t>
            </w:r>
            <w:r w:rsidDel="00000000" w:rsidR="00000000" w:rsidRPr="00000000">
              <w:rPr>
                <w:sz w:val="20"/>
                <w:szCs w:val="20"/>
                <w:vertAlign w:val="subscript"/>
                <w:rtl w:val="0"/>
              </w:rPr>
              <w:t xml:space="preserve">e </w:t>
            </w:r>
            <w:r w:rsidDel="00000000" w:rsidR="00000000" w:rsidRPr="00000000">
              <w:rPr>
                <w:sz w:val="20"/>
                <w:szCs w:val="20"/>
                <w:vertAlign w:val="baseline"/>
                <w:rtl w:val="0"/>
              </w:rPr>
              <w:t xml:space="preserve">= Tasa efectiva</w:t>
            </w:r>
          </w:p>
          <w:p w:rsidR="00000000" w:rsidDel="00000000" w:rsidP="00000000" w:rsidRDefault="00000000" w:rsidRPr="00000000" w14:paraId="000001CD">
            <w:pPr>
              <w:tabs>
                <w:tab w:val="left" w:pos="4320"/>
                <w:tab w:val="left" w:pos="4485"/>
                <w:tab w:val="left" w:pos="5445"/>
              </w:tabs>
              <w:jc w:val="both"/>
              <w:rPr>
                <w:sz w:val="20"/>
                <w:szCs w:val="20"/>
                <w:vertAlign w:val="baseline"/>
              </w:rPr>
            </w:pPr>
            <w:r w:rsidDel="00000000" w:rsidR="00000000" w:rsidRPr="00000000">
              <w:rPr>
                <w:sz w:val="20"/>
                <w:szCs w:val="20"/>
                <w:vertAlign w:val="baseline"/>
                <w:rtl w:val="0"/>
              </w:rPr>
              <w:t xml:space="preserve">i = Tasa de interés conocida.</w:t>
            </w:r>
          </w:p>
          <w:p w:rsidR="00000000" w:rsidDel="00000000" w:rsidP="00000000" w:rsidRDefault="00000000" w:rsidRPr="00000000" w14:paraId="000001CE">
            <w:pPr>
              <w:tabs>
                <w:tab w:val="left" w:pos="4320"/>
                <w:tab w:val="left" w:pos="4485"/>
                <w:tab w:val="left" w:pos="5445"/>
              </w:tabs>
              <w:jc w:val="both"/>
              <w:rPr>
                <w:sz w:val="20"/>
                <w:szCs w:val="20"/>
                <w:vertAlign w:val="baseline"/>
              </w:rPr>
            </w:pPr>
            <w:r w:rsidDel="00000000" w:rsidR="00000000" w:rsidRPr="00000000">
              <w:rPr>
                <w:sz w:val="20"/>
                <w:szCs w:val="20"/>
                <w:vertAlign w:val="baseline"/>
                <w:rtl w:val="0"/>
              </w:rPr>
              <w:t xml:space="preserve">n1 = periodo de la tasa de interés conocida. </w:t>
            </w:r>
          </w:p>
          <w:p w:rsidR="00000000" w:rsidDel="00000000" w:rsidP="00000000" w:rsidRDefault="00000000" w:rsidRPr="00000000" w14:paraId="000001CF">
            <w:pPr>
              <w:tabs>
                <w:tab w:val="left" w:pos="4320"/>
                <w:tab w:val="left" w:pos="4485"/>
                <w:tab w:val="left" w:pos="5445"/>
              </w:tabs>
              <w:jc w:val="both"/>
              <w:rPr>
                <w:sz w:val="20"/>
                <w:szCs w:val="20"/>
                <w:vertAlign w:val="baseline"/>
              </w:rPr>
            </w:pPr>
            <w:r w:rsidDel="00000000" w:rsidR="00000000" w:rsidRPr="00000000">
              <w:rPr>
                <w:sz w:val="20"/>
                <w:szCs w:val="20"/>
                <w:vertAlign w:val="baseline"/>
                <w:rtl w:val="0"/>
              </w:rPr>
              <w:t xml:space="preserve">n2 = periodo de la tasa de interés a la que se quiere llegar.</w:t>
            </w:r>
          </w:p>
          <w:p w:rsidR="00000000" w:rsidDel="00000000" w:rsidP="00000000" w:rsidRDefault="00000000" w:rsidRPr="00000000" w14:paraId="000001D0">
            <w:pPr>
              <w:tabs>
                <w:tab w:val="left" w:pos="4320"/>
                <w:tab w:val="left" w:pos="4485"/>
                <w:tab w:val="left" w:pos="5445"/>
              </w:tabs>
              <w:jc w:val="both"/>
              <w:rPr>
                <w:b w:val="0"/>
                <w:sz w:val="20"/>
                <w:szCs w:val="20"/>
                <w:vertAlign w:val="baseline"/>
              </w:rPr>
            </w:pPr>
            <w:r w:rsidDel="00000000" w:rsidR="00000000" w:rsidRPr="00000000">
              <w:rPr>
                <w:rtl w:val="0"/>
              </w:rPr>
            </w:r>
          </w:p>
          <w:p w:rsidR="00000000" w:rsidDel="00000000" w:rsidP="00000000" w:rsidRDefault="00000000" w:rsidRPr="00000000" w14:paraId="000001D1">
            <w:pPr>
              <w:tabs>
                <w:tab w:val="left" w:pos="4320"/>
                <w:tab w:val="left" w:pos="4485"/>
                <w:tab w:val="left" w:pos="5445"/>
              </w:tabs>
              <w:jc w:val="both"/>
              <w:rPr>
                <w:sz w:val="20"/>
                <w:szCs w:val="20"/>
                <w:vertAlign w:val="baseline"/>
              </w:rPr>
            </w:pPr>
            <w:r w:rsidDel="00000000" w:rsidR="00000000" w:rsidRPr="00000000">
              <w:rPr>
                <w:b w:val="1"/>
                <w:sz w:val="20"/>
                <w:szCs w:val="20"/>
                <w:vertAlign w:val="baseline"/>
                <w:rtl w:val="0"/>
              </w:rPr>
              <w:t xml:space="preserve">Ejemplo:</w:t>
            </w:r>
            <w:r w:rsidDel="00000000" w:rsidR="00000000" w:rsidRPr="00000000">
              <w:rPr>
                <w:sz w:val="20"/>
                <w:szCs w:val="20"/>
                <w:vertAlign w:val="baseline"/>
                <w:rtl w:val="0"/>
              </w:rPr>
              <w:t xml:space="preserve"> convertir el 8% Efectivo Mensual (EF) a Efectivo Semestral (ES).</w:t>
            </w:r>
          </w:p>
          <w:p w:rsidR="00000000" w:rsidDel="00000000" w:rsidP="00000000" w:rsidRDefault="00000000" w:rsidRPr="00000000" w14:paraId="000001D2">
            <w:pPr>
              <w:tabs>
                <w:tab w:val="left" w:pos="4320"/>
                <w:tab w:val="left" w:pos="4485"/>
                <w:tab w:val="left" w:pos="5445"/>
              </w:tabs>
              <w:jc w:val="both"/>
              <w:rPr>
                <w:sz w:val="20"/>
                <w:szCs w:val="20"/>
                <w:vertAlign w:val="baseline"/>
              </w:rPr>
            </w:pPr>
            <w:r w:rsidDel="00000000" w:rsidR="00000000" w:rsidRPr="00000000">
              <w:rPr>
                <w:rtl w:val="0"/>
              </w:rPr>
            </w:r>
          </w:p>
          <w:p w:rsidR="00000000" w:rsidDel="00000000" w:rsidP="00000000" w:rsidRDefault="00000000" w:rsidRPr="00000000" w14:paraId="000001D3">
            <w:pPr>
              <w:tabs>
                <w:tab w:val="left" w:pos="4320"/>
                <w:tab w:val="left" w:pos="4485"/>
                <w:tab w:val="left" w:pos="5445"/>
              </w:tabs>
              <w:jc w:val="both"/>
              <w:rPr>
                <w:b w:val="0"/>
                <w:sz w:val="20"/>
                <w:szCs w:val="20"/>
                <w:vertAlign w:val="baseline"/>
              </w:rPr>
            </w:pPr>
            <w:r w:rsidDel="00000000" w:rsidR="00000000" w:rsidRPr="00000000">
              <w:rPr>
                <w:b w:val="1"/>
                <w:sz w:val="20"/>
                <w:szCs w:val="20"/>
                <w:vertAlign w:val="baseline"/>
                <w:rtl w:val="0"/>
              </w:rPr>
              <w:t xml:space="preserve">i</w:t>
            </w:r>
            <w:r w:rsidDel="00000000" w:rsidR="00000000" w:rsidRPr="00000000">
              <w:rPr>
                <w:b w:val="1"/>
                <w:sz w:val="20"/>
                <w:szCs w:val="20"/>
                <w:vertAlign w:val="subscript"/>
                <w:rtl w:val="0"/>
              </w:rPr>
              <w:t xml:space="preserve">e </w:t>
            </w:r>
            <w:r w:rsidDel="00000000" w:rsidR="00000000" w:rsidRPr="00000000">
              <w:rPr>
                <w:b w:val="1"/>
                <w:sz w:val="20"/>
                <w:szCs w:val="20"/>
                <w:vertAlign w:val="baseline"/>
                <w:rtl w:val="0"/>
              </w:rPr>
              <w:t xml:space="preserve">= ((1+0,08) </w:t>
            </w:r>
            <w:r w:rsidDel="00000000" w:rsidR="00000000" w:rsidRPr="00000000">
              <w:rPr>
                <w:b w:val="1"/>
                <w:sz w:val="20"/>
                <w:szCs w:val="20"/>
                <w:vertAlign w:val="superscript"/>
                <w:rtl w:val="0"/>
              </w:rPr>
              <w:t xml:space="preserve">(12/2) </w:t>
            </w:r>
            <w:r w:rsidDel="00000000" w:rsidR="00000000" w:rsidRPr="00000000">
              <w:rPr>
                <w:b w:val="1"/>
                <w:sz w:val="20"/>
                <w:szCs w:val="20"/>
                <w:vertAlign w:val="baseline"/>
                <w:rtl w:val="0"/>
              </w:rPr>
              <w:t xml:space="preserve">) – 1</w:t>
            </w:r>
            <w:r w:rsidDel="00000000" w:rsidR="00000000" w:rsidRPr="00000000">
              <w:rPr>
                <w:rtl w:val="0"/>
              </w:rPr>
            </w:r>
          </w:p>
          <w:p w:rsidR="00000000" w:rsidDel="00000000" w:rsidP="00000000" w:rsidRDefault="00000000" w:rsidRPr="00000000" w14:paraId="000001D4">
            <w:pPr>
              <w:tabs>
                <w:tab w:val="left" w:pos="4320"/>
                <w:tab w:val="left" w:pos="4485"/>
                <w:tab w:val="left" w:pos="5445"/>
              </w:tabs>
              <w:jc w:val="both"/>
              <w:rPr>
                <w:sz w:val="20"/>
                <w:szCs w:val="20"/>
                <w:vertAlign w:val="baseline"/>
              </w:rPr>
            </w:pPr>
            <w:r w:rsidDel="00000000" w:rsidR="00000000" w:rsidRPr="00000000">
              <w:rPr>
                <w:rtl w:val="0"/>
              </w:rPr>
            </w:r>
          </w:p>
          <w:p w:rsidR="00000000" w:rsidDel="00000000" w:rsidP="00000000" w:rsidRDefault="00000000" w:rsidRPr="00000000" w14:paraId="000001D5">
            <w:pPr>
              <w:tabs>
                <w:tab w:val="left" w:pos="4320"/>
                <w:tab w:val="left" w:pos="4485"/>
                <w:tab w:val="left" w:pos="5445"/>
              </w:tabs>
              <w:jc w:val="both"/>
              <w:rPr>
                <w:b w:val="0"/>
                <w:sz w:val="20"/>
                <w:szCs w:val="20"/>
                <w:vertAlign w:val="baseline"/>
              </w:rPr>
            </w:pPr>
            <w:r w:rsidDel="00000000" w:rsidR="00000000" w:rsidRPr="00000000">
              <w:rPr>
                <w:b w:val="1"/>
                <w:sz w:val="20"/>
                <w:szCs w:val="20"/>
                <w:vertAlign w:val="baseline"/>
                <w:rtl w:val="0"/>
              </w:rPr>
              <w:t xml:space="preserve">i</w:t>
            </w:r>
            <w:r w:rsidDel="00000000" w:rsidR="00000000" w:rsidRPr="00000000">
              <w:rPr>
                <w:b w:val="1"/>
                <w:sz w:val="20"/>
                <w:szCs w:val="20"/>
                <w:vertAlign w:val="subscript"/>
                <w:rtl w:val="0"/>
              </w:rPr>
              <w:t xml:space="preserve">e </w:t>
            </w:r>
            <w:r w:rsidDel="00000000" w:rsidR="00000000" w:rsidRPr="00000000">
              <w:rPr>
                <w:b w:val="1"/>
                <w:sz w:val="20"/>
                <w:szCs w:val="20"/>
                <w:vertAlign w:val="baseline"/>
                <w:rtl w:val="0"/>
              </w:rPr>
              <w:t xml:space="preserve">= 58, 69% Efectivo semestral (ES)</w:t>
            </w:r>
            <w:r w:rsidDel="00000000" w:rsidR="00000000" w:rsidRPr="00000000">
              <w:rPr>
                <w:rtl w:val="0"/>
              </w:rPr>
            </w:r>
          </w:p>
          <w:p w:rsidR="00000000" w:rsidDel="00000000" w:rsidP="00000000" w:rsidRDefault="00000000" w:rsidRPr="00000000" w14:paraId="000001D6">
            <w:pPr>
              <w:tabs>
                <w:tab w:val="left" w:pos="4320"/>
                <w:tab w:val="left" w:pos="4485"/>
                <w:tab w:val="left" w:pos="5445"/>
              </w:tabs>
              <w:jc w:val="both"/>
              <w:rPr>
                <w:sz w:val="20"/>
                <w:szCs w:val="20"/>
                <w:vertAlign w:val="baseline"/>
              </w:rPr>
            </w:pPr>
            <w:r w:rsidDel="00000000" w:rsidR="00000000" w:rsidRPr="00000000">
              <w:rPr>
                <w:rtl w:val="0"/>
              </w:rPr>
            </w:r>
          </w:p>
          <w:p w:rsidR="00000000" w:rsidDel="00000000" w:rsidP="00000000" w:rsidRDefault="00000000" w:rsidRPr="00000000" w14:paraId="000001D7">
            <w:pPr>
              <w:tabs>
                <w:tab w:val="left" w:pos="4320"/>
                <w:tab w:val="left" w:pos="4485"/>
                <w:tab w:val="left" w:pos="5445"/>
              </w:tabs>
              <w:rPr>
                <w:b w:val="0"/>
                <w:color w:val="000000"/>
                <w:sz w:val="20"/>
                <w:szCs w:val="20"/>
                <w:vertAlign w:val="baseline"/>
              </w:rPr>
            </w:pPr>
            <w:r w:rsidDel="00000000" w:rsidR="00000000" w:rsidRPr="00000000">
              <w:rPr>
                <w:b w:val="1"/>
                <w:color w:val="000000"/>
                <w:sz w:val="20"/>
                <w:szCs w:val="20"/>
                <w:vertAlign w:val="baseline"/>
                <w:rtl w:val="0"/>
              </w:rPr>
              <w:t xml:space="preserve">2. Conversión de Tasa efectiva a Nominal. </w:t>
            </w:r>
            <w:r w:rsidDel="00000000" w:rsidR="00000000" w:rsidRPr="00000000">
              <w:rPr>
                <w:rtl w:val="0"/>
              </w:rPr>
            </w:r>
          </w:p>
          <w:p w:rsidR="00000000" w:rsidDel="00000000" w:rsidP="00000000" w:rsidRDefault="00000000" w:rsidRPr="00000000" w14:paraId="000001D8">
            <w:pPr>
              <w:tabs>
                <w:tab w:val="left" w:pos="4320"/>
                <w:tab w:val="left" w:pos="4485"/>
                <w:tab w:val="left" w:pos="5445"/>
              </w:tabs>
              <w:rPr>
                <w:b w:val="0"/>
                <w:color w:val="000000"/>
                <w:sz w:val="20"/>
                <w:szCs w:val="20"/>
                <w:vertAlign w:val="baseline"/>
              </w:rPr>
            </w:pPr>
            <w:r w:rsidDel="00000000" w:rsidR="00000000" w:rsidRPr="00000000">
              <w:rPr>
                <w:rtl w:val="0"/>
              </w:rPr>
            </w:r>
          </w:p>
          <w:tbl>
            <w:tblPr>
              <w:tblStyle w:val="Table7"/>
              <w:tblW w:w="3230.0" w:type="dxa"/>
              <w:jc w:val="left"/>
              <w:tblInd w:w="128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30"/>
              <w:tblGridChange w:id="0">
                <w:tblGrid>
                  <w:gridCol w:w="3230"/>
                </w:tblGrid>
              </w:tblGridChange>
            </w:tblGrid>
            <w:tr>
              <w:trPr>
                <w:trHeight w:val="322" w:hRule="atLeast"/>
              </w:trPr>
              <w:tc>
                <w:tcPr>
                  <w:vAlign w:val="top"/>
                </w:tcPr>
                <w:p w:rsidR="00000000" w:rsidDel="00000000" w:rsidP="00000000" w:rsidRDefault="00000000" w:rsidRPr="00000000" w14:paraId="000001D9">
                  <w:pPr>
                    <w:tabs>
                      <w:tab w:val="left" w:pos="4320"/>
                      <w:tab w:val="left" w:pos="4485"/>
                      <w:tab w:val="left" w:pos="5445"/>
                    </w:tabs>
                    <w:jc w:val="center"/>
                    <w:rPr>
                      <w:b w:val="0"/>
                      <w:color w:val="000000"/>
                      <w:sz w:val="20"/>
                      <w:szCs w:val="20"/>
                      <w:vertAlign w:val="baseline"/>
                    </w:rPr>
                  </w:pPr>
                  <w:r w:rsidDel="00000000" w:rsidR="00000000" w:rsidRPr="00000000">
                    <w:rPr>
                      <w:rtl w:val="0"/>
                    </w:rPr>
                  </w:r>
                </w:p>
                <w:p w:rsidR="00000000" w:rsidDel="00000000" w:rsidP="00000000" w:rsidRDefault="00000000" w:rsidRPr="00000000" w14:paraId="000001DA">
                  <w:pPr>
                    <w:tabs>
                      <w:tab w:val="left" w:pos="4320"/>
                      <w:tab w:val="left" w:pos="4485"/>
                      <w:tab w:val="left" w:pos="5445"/>
                    </w:tabs>
                    <w:jc w:val="center"/>
                    <w:rPr>
                      <w:sz w:val="20"/>
                      <w:szCs w:val="20"/>
                      <w:vertAlign w:val="baseline"/>
                    </w:rPr>
                  </w:pPr>
                  <w:r w:rsidDel="00000000" w:rsidR="00000000" w:rsidRPr="00000000">
                    <w:rPr>
                      <w:color w:val="000000"/>
                      <w:sz w:val="20"/>
                      <w:szCs w:val="20"/>
                      <w:vertAlign w:val="baseline"/>
                      <w:rtl w:val="0"/>
                    </w:rPr>
                    <w:t xml:space="preserve">j = ((1+</w:t>
                  </w:r>
                  <w:r w:rsidDel="00000000" w:rsidR="00000000" w:rsidRPr="00000000">
                    <w:rPr>
                      <w:sz w:val="20"/>
                      <w:szCs w:val="20"/>
                      <w:vertAlign w:val="baseline"/>
                      <w:rtl w:val="0"/>
                    </w:rPr>
                    <w:t xml:space="preserve"> i</w:t>
                  </w:r>
                  <w:r w:rsidDel="00000000" w:rsidR="00000000" w:rsidRPr="00000000">
                    <w:rPr>
                      <w:sz w:val="20"/>
                      <w:szCs w:val="20"/>
                      <w:vertAlign w:val="subscript"/>
                      <w:rtl w:val="0"/>
                    </w:rPr>
                    <w:t xml:space="preserve">e </w:t>
                  </w:r>
                  <w:r w:rsidDel="00000000" w:rsidR="00000000" w:rsidRPr="00000000">
                    <w:rPr>
                      <w:color w:val="000000"/>
                      <w:sz w:val="20"/>
                      <w:szCs w:val="20"/>
                      <w:vertAlign w:val="baseline"/>
                      <w:rtl w:val="0"/>
                    </w:rPr>
                    <w:t xml:space="preserve">) </w:t>
                  </w:r>
                  <w:r w:rsidDel="00000000" w:rsidR="00000000" w:rsidRPr="00000000">
                    <w:rPr>
                      <w:sz w:val="20"/>
                      <w:szCs w:val="20"/>
                      <w:vertAlign w:val="superscript"/>
                      <w:rtl w:val="0"/>
                    </w:rPr>
                    <w:t xml:space="preserve">(n1/n2)  </w:t>
                  </w:r>
                  <w:r w:rsidDel="00000000" w:rsidR="00000000" w:rsidRPr="00000000">
                    <w:rPr>
                      <w:sz w:val="20"/>
                      <w:szCs w:val="20"/>
                      <w:vertAlign w:val="baseline"/>
                      <w:rtl w:val="0"/>
                    </w:rPr>
                    <w:t xml:space="preserve">-1 ) * n</w:t>
                  </w:r>
                </w:p>
                <w:p w:rsidR="00000000" w:rsidDel="00000000" w:rsidP="00000000" w:rsidRDefault="00000000" w:rsidRPr="00000000" w14:paraId="000001DB">
                  <w:pPr>
                    <w:tabs>
                      <w:tab w:val="left" w:pos="4320"/>
                      <w:tab w:val="left" w:pos="4485"/>
                      <w:tab w:val="left" w:pos="5445"/>
                    </w:tabs>
                    <w:jc w:val="center"/>
                    <w:rPr>
                      <w:b w:val="0"/>
                      <w:sz w:val="20"/>
                      <w:szCs w:val="20"/>
                      <w:vertAlign w:val="baseline"/>
                    </w:rPr>
                  </w:pPr>
                  <w:r w:rsidDel="00000000" w:rsidR="00000000" w:rsidRPr="00000000">
                    <w:rPr>
                      <w:rtl w:val="0"/>
                    </w:rPr>
                  </w:r>
                </w:p>
              </w:tc>
            </w:tr>
          </w:tbl>
          <w:p w:rsidR="00000000" w:rsidDel="00000000" w:rsidP="00000000" w:rsidRDefault="00000000" w:rsidRPr="00000000" w14:paraId="000001DC">
            <w:pPr>
              <w:tabs>
                <w:tab w:val="left" w:pos="4320"/>
                <w:tab w:val="left" w:pos="4485"/>
                <w:tab w:val="left" w:pos="5445"/>
              </w:tabs>
              <w:jc w:val="both"/>
              <w:rPr>
                <w:sz w:val="20"/>
                <w:szCs w:val="20"/>
                <w:vertAlign w:val="baseline"/>
              </w:rPr>
            </w:pPr>
            <w:r w:rsidDel="00000000" w:rsidR="00000000" w:rsidRPr="00000000">
              <w:rPr>
                <w:sz w:val="20"/>
                <w:szCs w:val="20"/>
                <w:vertAlign w:val="baseline"/>
                <w:rtl w:val="0"/>
              </w:rPr>
              <w:t xml:space="preserve">i</w:t>
            </w:r>
            <w:r w:rsidDel="00000000" w:rsidR="00000000" w:rsidRPr="00000000">
              <w:rPr>
                <w:sz w:val="20"/>
                <w:szCs w:val="20"/>
                <w:vertAlign w:val="subscript"/>
                <w:rtl w:val="0"/>
              </w:rPr>
              <w:t xml:space="preserve">e </w:t>
            </w:r>
            <w:r w:rsidDel="00000000" w:rsidR="00000000" w:rsidRPr="00000000">
              <w:rPr>
                <w:sz w:val="20"/>
                <w:szCs w:val="20"/>
                <w:vertAlign w:val="baseline"/>
                <w:rtl w:val="0"/>
              </w:rPr>
              <w:t xml:space="preserve">= Tasa efectiva</w:t>
            </w:r>
          </w:p>
          <w:p w:rsidR="00000000" w:rsidDel="00000000" w:rsidP="00000000" w:rsidRDefault="00000000" w:rsidRPr="00000000" w14:paraId="000001DD">
            <w:pPr>
              <w:tabs>
                <w:tab w:val="left" w:pos="4320"/>
                <w:tab w:val="left" w:pos="4485"/>
                <w:tab w:val="left" w:pos="5445"/>
              </w:tabs>
              <w:jc w:val="both"/>
              <w:rPr>
                <w:sz w:val="20"/>
                <w:szCs w:val="20"/>
                <w:vertAlign w:val="baseline"/>
              </w:rPr>
            </w:pPr>
            <w:r w:rsidDel="00000000" w:rsidR="00000000" w:rsidRPr="00000000">
              <w:rPr>
                <w:sz w:val="20"/>
                <w:szCs w:val="20"/>
                <w:vertAlign w:val="baseline"/>
                <w:rtl w:val="0"/>
              </w:rPr>
              <w:t xml:space="preserve">j = Tasa nominal.</w:t>
            </w:r>
          </w:p>
          <w:p w:rsidR="00000000" w:rsidDel="00000000" w:rsidP="00000000" w:rsidRDefault="00000000" w:rsidRPr="00000000" w14:paraId="000001DE">
            <w:pPr>
              <w:tabs>
                <w:tab w:val="left" w:pos="4320"/>
                <w:tab w:val="left" w:pos="4485"/>
                <w:tab w:val="left" w:pos="5445"/>
              </w:tabs>
              <w:jc w:val="both"/>
              <w:rPr>
                <w:sz w:val="20"/>
                <w:szCs w:val="20"/>
                <w:vertAlign w:val="baseline"/>
              </w:rPr>
            </w:pPr>
            <w:r w:rsidDel="00000000" w:rsidR="00000000" w:rsidRPr="00000000">
              <w:rPr>
                <w:sz w:val="20"/>
                <w:szCs w:val="20"/>
                <w:vertAlign w:val="baseline"/>
                <w:rtl w:val="0"/>
              </w:rPr>
              <w:t xml:space="preserve">n1 = periodo de la tasa de interés conocida. </w:t>
            </w:r>
          </w:p>
          <w:p w:rsidR="00000000" w:rsidDel="00000000" w:rsidP="00000000" w:rsidRDefault="00000000" w:rsidRPr="00000000" w14:paraId="000001DF">
            <w:pPr>
              <w:tabs>
                <w:tab w:val="left" w:pos="4320"/>
                <w:tab w:val="left" w:pos="4485"/>
                <w:tab w:val="left" w:pos="5445"/>
              </w:tabs>
              <w:jc w:val="both"/>
              <w:rPr>
                <w:sz w:val="20"/>
                <w:szCs w:val="20"/>
                <w:vertAlign w:val="baseline"/>
              </w:rPr>
            </w:pPr>
            <w:r w:rsidDel="00000000" w:rsidR="00000000" w:rsidRPr="00000000">
              <w:rPr>
                <w:sz w:val="20"/>
                <w:szCs w:val="20"/>
                <w:vertAlign w:val="baseline"/>
                <w:rtl w:val="0"/>
              </w:rPr>
              <w:t xml:space="preserve">n2 = periodo de la tasa de interés a la que se quiere llegar.</w:t>
            </w:r>
          </w:p>
          <w:p w:rsidR="00000000" w:rsidDel="00000000" w:rsidP="00000000" w:rsidRDefault="00000000" w:rsidRPr="00000000" w14:paraId="000001E0">
            <w:pPr>
              <w:tabs>
                <w:tab w:val="left" w:pos="4320"/>
                <w:tab w:val="left" w:pos="4485"/>
                <w:tab w:val="left" w:pos="5445"/>
              </w:tabs>
              <w:rPr>
                <w:b w:val="0"/>
                <w:color w:val="000000"/>
                <w:sz w:val="20"/>
                <w:szCs w:val="20"/>
                <w:vertAlign w:val="baseline"/>
              </w:rPr>
            </w:pPr>
            <w:r w:rsidDel="00000000" w:rsidR="00000000" w:rsidRPr="00000000">
              <w:rPr>
                <w:rtl w:val="0"/>
              </w:rPr>
            </w:r>
          </w:p>
          <w:p w:rsidR="00000000" w:rsidDel="00000000" w:rsidP="00000000" w:rsidRDefault="00000000" w:rsidRPr="00000000" w14:paraId="000001E1">
            <w:pPr>
              <w:tabs>
                <w:tab w:val="left" w:pos="4320"/>
                <w:tab w:val="left" w:pos="4485"/>
                <w:tab w:val="left" w:pos="5445"/>
              </w:tabs>
              <w:rPr>
                <w:color w:val="000000"/>
                <w:sz w:val="20"/>
                <w:szCs w:val="20"/>
                <w:vertAlign w:val="baseline"/>
              </w:rPr>
            </w:pPr>
            <w:r w:rsidDel="00000000" w:rsidR="00000000" w:rsidRPr="00000000">
              <w:rPr>
                <w:b w:val="1"/>
                <w:color w:val="000000"/>
                <w:sz w:val="20"/>
                <w:szCs w:val="20"/>
                <w:vertAlign w:val="baseline"/>
                <w:rtl w:val="0"/>
              </w:rPr>
              <w:t xml:space="preserve">Ejemplo: </w:t>
            </w:r>
            <w:r w:rsidDel="00000000" w:rsidR="00000000" w:rsidRPr="00000000">
              <w:rPr>
                <w:color w:val="000000"/>
                <w:sz w:val="20"/>
                <w:szCs w:val="20"/>
                <w:vertAlign w:val="baseline"/>
                <w:rtl w:val="0"/>
              </w:rPr>
              <w:t xml:space="preserve">se tiene una tasa del 24% Efectiva Anual (EA), realizar la conversión a nominal mensual equivalente.</w:t>
            </w:r>
          </w:p>
          <w:p w:rsidR="00000000" w:rsidDel="00000000" w:rsidP="00000000" w:rsidRDefault="00000000" w:rsidRPr="00000000" w14:paraId="000001E2">
            <w:pPr>
              <w:tabs>
                <w:tab w:val="left" w:pos="4320"/>
                <w:tab w:val="left" w:pos="4485"/>
                <w:tab w:val="left" w:pos="5445"/>
              </w:tabs>
              <w:rPr>
                <w:b w:val="0"/>
                <w:color w:val="000000"/>
                <w:sz w:val="20"/>
                <w:szCs w:val="20"/>
                <w:vertAlign w:val="baseline"/>
              </w:rPr>
            </w:pPr>
            <w:r w:rsidDel="00000000" w:rsidR="00000000" w:rsidRPr="00000000">
              <w:rPr>
                <w:rtl w:val="0"/>
              </w:rPr>
            </w:r>
          </w:p>
          <w:p w:rsidR="00000000" w:rsidDel="00000000" w:rsidP="00000000" w:rsidRDefault="00000000" w:rsidRPr="00000000" w14:paraId="000001E3">
            <w:pPr>
              <w:tabs>
                <w:tab w:val="left" w:pos="4320"/>
                <w:tab w:val="left" w:pos="4485"/>
                <w:tab w:val="left" w:pos="5445"/>
              </w:tabs>
              <w:rPr>
                <w:b w:val="0"/>
                <w:sz w:val="20"/>
                <w:szCs w:val="20"/>
                <w:vertAlign w:val="baseline"/>
              </w:rPr>
            </w:pPr>
            <w:r w:rsidDel="00000000" w:rsidR="00000000" w:rsidRPr="00000000">
              <w:rPr>
                <w:b w:val="1"/>
                <w:color w:val="000000"/>
                <w:sz w:val="20"/>
                <w:szCs w:val="20"/>
                <w:vertAlign w:val="baseline"/>
                <w:rtl w:val="0"/>
              </w:rPr>
              <w:t xml:space="preserve">j = ((1+</w:t>
            </w:r>
            <w:r w:rsidDel="00000000" w:rsidR="00000000" w:rsidRPr="00000000">
              <w:rPr>
                <w:b w:val="1"/>
                <w:sz w:val="20"/>
                <w:szCs w:val="20"/>
                <w:vertAlign w:val="baseline"/>
                <w:rtl w:val="0"/>
              </w:rPr>
              <w:t xml:space="preserve"> 0,24</w:t>
            </w:r>
            <w:r w:rsidDel="00000000" w:rsidR="00000000" w:rsidRPr="00000000">
              <w:rPr>
                <w:b w:val="1"/>
                <w:sz w:val="20"/>
                <w:szCs w:val="20"/>
                <w:vertAlign w:val="subscript"/>
                <w:rtl w:val="0"/>
              </w:rPr>
              <w:t xml:space="preserve"> </w:t>
            </w:r>
            <w:r w:rsidDel="00000000" w:rsidR="00000000" w:rsidRPr="00000000">
              <w:rPr>
                <w:b w:val="1"/>
                <w:color w:val="000000"/>
                <w:sz w:val="20"/>
                <w:szCs w:val="20"/>
                <w:vertAlign w:val="baseline"/>
                <w:rtl w:val="0"/>
              </w:rPr>
              <w:t xml:space="preserve">) </w:t>
            </w:r>
            <w:r w:rsidDel="00000000" w:rsidR="00000000" w:rsidRPr="00000000">
              <w:rPr>
                <w:b w:val="1"/>
                <w:sz w:val="20"/>
                <w:szCs w:val="20"/>
                <w:vertAlign w:val="superscript"/>
                <w:rtl w:val="0"/>
              </w:rPr>
              <w:t xml:space="preserve">(1/12)   </w:t>
            </w:r>
            <w:r w:rsidDel="00000000" w:rsidR="00000000" w:rsidRPr="00000000">
              <w:rPr>
                <w:b w:val="1"/>
                <w:sz w:val="20"/>
                <w:szCs w:val="20"/>
                <w:vertAlign w:val="baseline"/>
                <w:rtl w:val="0"/>
              </w:rPr>
              <w:t xml:space="preserve">-1 ) * 12</w:t>
            </w:r>
            <w:r w:rsidDel="00000000" w:rsidR="00000000" w:rsidRPr="00000000">
              <w:rPr>
                <w:rtl w:val="0"/>
              </w:rPr>
            </w:r>
          </w:p>
          <w:p w:rsidR="00000000" w:rsidDel="00000000" w:rsidP="00000000" w:rsidRDefault="00000000" w:rsidRPr="00000000" w14:paraId="000001E4">
            <w:pPr>
              <w:tabs>
                <w:tab w:val="left" w:pos="4320"/>
                <w:tab w:val="left" w:pos="4485"/>
                <w:tab w:val="left" w:pos="5445"/>
              </w:tabs>
              <w:rPr>
                <w:b w:val="0"/>
                <w:sz w:val="20"/>
                <w:szCs w:val="20"/>
                <w:vertAlign w:val="baseline"/>
              </w:rPr>
            </w:pPr>
            <w:r w:rsidDel="00000000" w:rsidR="00000000" w:rsidRPr="00000000">
              <w:rPr>
                <w:rtl w:val="0"/>
              </w:rPr>
            </w:r>
          </w:p>
          <w:p w:rsidR="00000000" w:rsidDel="00000000" w:rsidP="00000000" w:rsidRDefault="00000000" w:rsidRPr="00000000" w14:paraId="000001E5">
            <w:pPr>
              <w:tabs>
                <w:tab w:val="left" w:pos="4320"/>
                <w:tab w:val="left" w:pos="4485"/>
                <w:tab w:val="left" w:pos="5445"/>
              </w:tabs>
              <w:rPr>
                <w:b w:val="0"/>
                <w:color w:val="000000"/>
                <w:sz w:val="20"/>
                <w:szCs w:val="20"/>
                <w:vertAlign w:val="baseline"/>
              </w:rPr>
            </w:pPr>
            <w:r w:rsidDel="00000000" w:rsidR="00000000" w:rsidRPr="00000000">
              <w:rPr>
                <w:b w:val="1"/>
                <w:color w:val="000000"/>
                <w:sz w:val="20"/>
                <w:szCs w:val="20"/>
                <w:vertAlign w:val="baseline"/>
                <w:rtl w:val="0"/>
              </w:rPr>
              <w:t xml:space="preserve">j = 21,71% Nominal Mensual (NM)</w:t>
            </w:r>
            <w:r w:rsidDel="00000000" w:rsidR="00000000" w:rsidRPr="00000000">
              <w:rPr>
                <w:rtl w:val="0"/>
              </w:rPr>
            </w:r>
          </w:p>
          <w:p w:rsidR="00000000" w:rsidDel="00000000" w:rsidP="00000000" w:rsidRDefault="00000000" w:rsidRPr="00000000" w14:paraId="000001E6">
            <w:pPr>
              <w:tabs>
                <w:tab w:val="left" w:pos="4320"/>
                <w:tab w:val="left" w:pos="4485"/>
                <w:tab w:val="left" w:pos="5445"/>
              </w:tabs>
              <w:rPr>
                <w:b w:val="0"/>
                <w:color w:val="000000"/>
                <w:sz w:val="20"/>
                <w:szCs w:val="20"/>
                <w:vertAlign w:val="baseline"/>
              </w:rPr>
            </w:pPr>
            <w:r w:rsidDel="00000000" w:rsidR="00000000" w:rsidRPr="00000000">
              <w:rPr>
                <w:rtl w:val="0"/>
              </w:rPr>
            </w:r>
          </w:p>
          <w:p w:rsidR="00000000" w:rsidDel="00000000" w:rsidP="00000000" w:rsidRDefault="00000000" w:rsidRPr="00000000" w14:paraId="000001E7">
            <w:pPr>
              <w:tabs>
                <w:tab w:val="left" w:pos="4320"/>
                <w:tab w:val="left" w:pos="4485"/>
                <w:tab w:val="left" w:pos="5445"/>
              </w:tabs>
              <w:rPr>
                <w:b w:val="0"/>
                <w:color w:val="000000"/>
                <w:sz w:val="20"/>
                <w:szCs w:val="20"/>
                <w:vertAlign w:val="baseline"/>
              </w:rPr>
            </w:pPr>
            <w:r w:rsidDel="00000000" w:rsidR="00000000" w:rsidRPr="00000000">
              <w:rPr>
                <w:b w:val="1"/>
                <w:color w:val="000000"/>
                <w:sz w:val="20"/>
                <w:szCs w:val="20"/>
                <w:vertAlign w:val="baseline"/>
                <w:rtl w:val="0"/>
              </w:rPr>
              <w:t xml:space="preserve">3. Conversión de Tasa Nominal vencida a Efectiva.</w:t>
            </w:r>
            <w:r w:rsidDel="00000000" w:rsidR="00000000" w:rsidRPr="00000000">
              <w:rPr>
                <w:rtl w:val="0"/>
              </w:rPr>
            </w:r>
          </w:p>
          <w:p w:rsidR="00000000" w:rsidDel="00000000" w:rsidP="00000000" w:rsidRDefault="00000000" w:rsidRPr="00000000" w14:paraId="000001E8">
            <w:pPr>
              <w:tabs>
                <w:tab w:val="left" w:pos="4320"/>
                <w:tab w:val="left" w:pos="4485"/>
                <w:tab w:val="left" w:pos="5445"/>
              </w:tabs>
              <w:rPr>
                <w:b w:val="0"/>
                <w:color w:val="000000"/>
                <w:sz w:val="20"/>
                <w:szCs w:val="20"/>
                <w:vertAlign w:val="baseline"/>
              </w:rPr>
            </w:pPr>
            <w:r w:rsidDel="00000000" w:rsidR="00000000" w:rsidRPr="00000000">
              <w:rPr>
                <w:rtl w:val="0"/>
              </w:rPr>
            </w:r>
          </w:p>
          <w:tbl>
            <w:tblPr>
              <w:tblStyle w:val="Table8"/>
              <w:tblW w:w="58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45"/>
              <w:tblGridChange w:id="0">
                <w:tblGrid>
                  <w:gridCol w:w="5845"/>
                </w:tblGrid>
              </w:tblGridChange>
            </w:tblGrid>
            <w:tr>
              <w:tc>
                <w:tcPr>
                  <w:vAlign w:val="top"/>
                </w:tcPr>
                <w:p w:rsidR="00000000" w:rsidDel="00000000" w:rsidP="00000000" w:rsidRDefault="00000000" w:rsidRPr="00000000" w14:paraId="000001E9">
                  <w:pPr>
                    <w:tabs>
                      <w:tab w:val="left" w:pos="4320"/>
                      <w:tab w:val="left" w:pos="4485"/>
                      <w:tab w:val="left" w:pos="5445"/>
                    </w:tabs>
                    <w:jc w:val="center"/>
                    <w:rPr>
                      <w:sz w:val="20"/>
                      <w:szCs w:val="20"/>
                      <w:vertAlign w:val="baseline"/>
                    </w:rPr>
                  </w:pPr>
                  <w:r w:rsidDel="00000000" w:rsidR="00000000" w:rsidRPr="00000000">
                    <w:rPr>
                      <w:rtl w:val="0"/>
                    </w:rPr>
                  </w:r>
                </w:p>
                <w:p w:rsidR="00000000" w:rsidDel="00000000" w:rsidP="00000000" w:rsidRDefault="00000000" w:rsidRPr="00000000" w14:paraId="000001EA">
                  <w:pPr>
                    <w:tabs>
                      <w:tab w:val="left" w:pos="4320"/>
                      <w:tab w:val="left" w:pos="4485"/>
                      <w:tab w:val="left" w:pos="5445"/>
                    </w:tabs>
                    <w:jc w:val="center"/>
                    <w:rPr>
                      <w:sz w:val="20"/>
                      <w:szCs w:val="20"/>
                      <w:vertAlign w:val="baseline"/>
                    </w:rPr>
                  </w:pPr>
                  <w:r w:rsidDel="00000000" w:rsidR="00000000" w:rsidRPr="00000000">
                    <w:rPr>
                      <w:sz w:val="20"/>
                      <w:szCs w:val="20"/>
                      <w:vertAlign w:val="baseline"/>
                      <w:rtl w:val="0"/>
                    </w:rPr>
                    <w:t xml:space="preserve">i</w:t>
                  </w:r>
                  <w:r w:rsidDel="00000000" w:rsidR="00000000" w:rsidRPr="00000000">
                    <w:rPr>
                      <w:sz w:val="20"/>
                      <w:szCs w:val="20"/>
                      <w:vertAlign w:val="subscript"/>
                      <w:rtl w:val="0"/>
                    </w:rPr>
                    <w:t xml:space="preserve">e</w:t>
                  </w:r>
                  <w:r w:rsidDel="00000000" w:rsidR="00000000" w:rsidRPr="00000000">
                    <w:rPr>
                      <w:color w:val="000000"/>
                      <w:sz w:val="20"/>
                      <w:szCs w:val="20"/>
                      <w:vertAlign w:val="baseline"/>
                      <w:rtl w:val="0"/>
                    </w:rPr>
                    <w:t xml:space="preserve"> = (1+</w:t>
                  </w:r>
                  <w:r w:rsidDel="00000000" w:rsidR="00000000" w:rsidRPr="00000000">
                    <w:rPr>
                      <w:sz w:val="20"/>
                      <w:szCs w:val="20"/>
                      <w:vertAlign w:val="baseline"/>
                      <w:rtl w:val="0"/>
                    </w:rPr>
                    <w:t xml:space="preserve"> i/n</w:t>
                  </w:r>
                  <w:r w:rsidDel="00000000" w:rsidR="00000000" w:rsidRPr="00000000">
                    <w:rPr>
                      <w:sz w:val="20"/>
                      <w:szCs w:val="20"/>
                      <w:vertAlign w:val="subscript"/>
                      <w:rtl w:val="0"/>
                    </w:rPr>
                    <w:t xml:space="preserve">1 </w:t>
                  </w:r>
                  <w:r w:rsidDel="00000000" w:rsidR="00000000" w:rsidRPr="00000000">
                    <w:rPr>
                      <w:color w:val="000000"/>
                      <w:sz w:val="20"/>
                      <w:szCs w:val="20"/>
                      <w:vertAlign w:val="baseline"/>
                      <w:rtl w:val="0"/>
                    </w:rPr>
                    <w:t xml:space="preserve">) </w:t>
                  </w:r>
                  <w:r w:rsidDel="00000000" w:rsidR="00000000" w:rsidRPr="00000000">
                    <w:rPr>
                      <w:sz w:val="20"/>
                      <w:szCs w:val="20"/>
                      <w:vertAlign w:val="superscript"/>
                      <w:rtl w:val="0"/>
                    </w:rPr>
                    <w:t xml:space="preserve">(n1/n2)  </w:t>
                  </w:r>
                  <w:r w:rsidDel="00000000" w:rsidR="00000000" w:rsidRPr="00000000">
                    <w:rPr>
                      <w:sz w:val="20"/>
                      <w:szCs w:val="20"/>
                      <w:vertAlign w:val="baseline"/>
                      <w:rtl w:val="0"/>
                    </w:rPr>
                    <w:t xml:space="preserve">-1 </w:t>
                  </w:r>
                </w:p>
                <w:p w:rsidR="00000000" w:rsidDel="00000000" w:rsidP="00000000" w:rsidRDefault="00000000" w:rsidRPr="00000000" w14:paraId="000001EB">
                  <w:pPr>
                    <w:tabs>
                      <w:tab w:val="left" w:pos="4320"/>
                      <w:tab w:val="left" w:pos="4485"/>
                      <w:tab w:val="left" w:pos="5445"/>
                    </w:tabs>
                    <w:rPr>
                      <w:b w:val="0"/>
                      <w:color w:val="000000"/>
                      <w:sz w:val="20"/>
                      <w:szCs w:val="20"/>
                      <w:vertAlign w:val="baseline"/>
                    </w:rPr>
                  </w:pPr>
                  <w:r w:rsidDel="00000000" w:rsidR="00000000" w:rsidRPr="00000000">
                    <w:rPr>
                      <w:rtl w:val="0"/>
                    </w:rPr>
                  </w:r>
                </w:p>
              </w:tc>
            </w:tr>
          </w:tbl>
          <w:p w:rsidR="00000000" w:rsidDel="00000000" w:rsidP="00000000" w:rsidRDefault="00000000" w:rsidRPr="00000000" w14:paraId="000001EC">
            <w:pPr>
              <w:tabs>
                <w:tab w:val="left" w:pos="4320"/>
                <w:tab w:val="left" w:pos="4485"/>
                <w:tab w:val="left" w:pos="5445"/>
              </w:tabs>
              <w:rPr>
                <w:b w:val="0"/>
                <w:color w:val="000000"/>
                <w:sz w:val="20"/>
                <w:szCs w:val="20"/>
                <w:vertAlign w:val="baseline"/>
              </w:rPr>
            </w:pPr>
            <w:r w:rsidDel="00000000" w:rsidR="00000000" w:rsidRPr="00000000">
              <w:rPr>
                <w:rtl w:val="0"/>
              </w:rPr>
            </w:r>
          </w:p>
          <w:p w:rsidR="00000000" w:rsidDel="00000000" w:rsidP="00000000" w:rsidRDefault="00000000" w:rsidRPr="00000000" w14:paraId="000001ED">
            <w:pPr>
              <w:tabs>
                <w:tab w:val="left" w:pos="4320"/>
                <w:tab w:val="left" w:pos="4485"/>
                <w:tab w:val="left" w:pos="5445"/>
              </w:tabs>
              <w:jc w:val="both"/>
              <w:rPr>
                <w:sz w:val="20"/>
                <w:szCs w:val="20"/>
                <w:vertAlign w:val="baseline"/>
              </w:rPr>
            </w:pPr>
            <w:r w:rsidDel="00000000" w:rsidR="00000000" w:rsidRPr="00000000">
              <w:rPr>
                <w:sz w:val="20"/>
                <w:szCs w:val="20"/>
                <w:vertAlign w:val="baseline"/>
                <w:rtl w:val="0"/>
              </w:rPr>
              <w:t xml:space="preserve">i</w:t>
            </w:r>
            <w:r w:rsidDel="00000000" w:rsidR="00000000" w:rsidRPr="00000000">
              <w:rPr>
                <w:sz w:val="20"/>
                <w:szCs w:val="20"/>
                <w:vertAlign w:val="subscript"/>
                <w:rtl w:val="0"/>
              </w:rPr>
              <w:t xml:space="preserve">e </w:t>
            </w:r>
            <w:r w:rsidDel="00000000" w:rsidR="00000000" w:rsidRPr="00000000">
              <w:rPr>
                <w:sz w:val="20"/>
                <w:szCs w:val="20"/>
                <w:vertAlign w:val="baseline"/>
                <w:rtl w:val="0"/>
              </w:rPr>
              <w:t xml:space="preserve">= Tasa efectiva</w:t>
            </w:r>
          </w:p>
          <w:p w:rsidR="00000000" w:rsidDel="00000000" w:rsidP="00000000" w:rsidRDefault="00000000" w:rsidRPr="00000000" w14:paraId="000001EE">
            <w:pPr>
              <w:tabs>
                <w:tab w:val="left" w:pos="4320"/>
                <w:tab w:val="left" w:pos="4485"/>
                <w:tab w:val="left" w:pos="5445"/>
              </w:tabs>
              <w:jc w:val="both"/>
              <w:rPr>
                <w:sz w:val="20"/>
                <w:szCs w:val="20"/>
                <w:vertAlign w:val="baseline"/>
              </w:rPr>
            </w:pPr>
            <w:r w:rsidDel="00000000" w:rsidR="00000000" w:rsidRPr="00000000">
              <w:rPr>
                <w:sz w:val="20"/>
                <w:szCs w:val="20"/>
                <w:vertAlign w:val="baseline"/>
                <w:rtl w:val="0"/>
              </w:rPr>
              <w:t xml:space="preserve">i = Tasa de interés conocida.</w:t>
            </w:r>
          </w:p>
          <w:p w:rsidR="00000000" w:rsidDel="00000000" w:rsidP="00000000" w:rsidRDefault="00000000" w:rsidRPr="00000000" w14:paraId="000001EF">
            <w:pPr>
              <w:tabs>
                <w:tab w:val="left" w:pos="4320"/>
                <w:tab w:val="left" w:pos="4485"/>
                <w:tab w:val="left" w:pos="5445"/>
              </w:tabs>
              <w:jc w:val="both"/>
              <w:rPr>
                <w:sz w:val="20"/>
                <w:szCs w:val="20"/>
                <w:vertAlign w:val="baseline"/>
              </w:rPr>
            </w:pPr>
            <w:r w:rsidDel="00000000" w:rsidR="00000000" w:rsidRPr="00000000">
              <w:rPr>
                <w:sz w:val="20"/>
                <w:szCs w:val="20"/>
                <w:vertAlign w:val="baseline"/>
                <w:rtl w:val="0"/>
              </w:rPr>
              <w:t xml:space="preserve">n1 = periodo de la tasa de interés conocida. </w:t>
            </w:r>
          </w:p>
          <w:p w:rsidR="00000000" w:rsidDel="00000000" w:rsidP="00000000" w:rsidRDefault="00000000" w:rsidRPr="00000000" w14:paraId="000001F0">
            <w:pPr>
              <w:tabs>
                <w:tab w:val="left" w:pos="4320"/>
                <w:tab w:val="left" w:pos="4485"/>
                <w:tab w:val="left" w:pos="5445"/>
              </w:tabs>
              <w:jc w:val="both"/>
              <w:rPr>
                <w:sz w:val="20"/>
                <w:szCs w:val="20"/>
                <w:vertAlign w:val="baseline"/>
              </w:rPr>
            </w:pPr>
            <w:r w:rsidDel="00000000" w:rsidR="00000000" w:rsidRPr="00000000">
              <w:rPr>
                <w:sz w:val="20"/>
                <w:szCs w:val="20"/>
                <w:vertAlign w:val="baseline"/>
                <w:rtl w:val="0"/>
              </w:rPr>
              <w:t xml:space="preserve">n2 = periodo de la tasa de interés a la que se quiere llegar.</w:t>
            </w:r>
          </w:p>
          <w:p w:rsidR="00000000" w:rsidDel="00000000" w:rsidP="00000000" w:rsidRDefault="00000000" w:rsidRPr="00000000" w14:paraId="000001F1">
            <w:pPr>
              <w:tabs>
                <w:tab w:val="left" w:pos="4320"/>
                <w:tab w:val="left" w:pos="4485"/>
                <w:tab w:val="left" w:pos="5445"/>
              </w:tabs>
              <w:rPr>
                <w:b w:val="0"/>
                <w:color w:val="000000"/>
                <w:sz w:val="20"/>
                <w:szCs w:val="20"/>
                <w:vertAlign w:val="baseline"/>
              </w:rPr>
            </w:pPr>
            <w:r w:rsidDel="00000000" w:rsidR="00000000" w:rsidRPr="00000000">
              <w:rPr>
                <w:rtl w:val="0"/>
              </w:rPr>
            </w:r>
          </w:p>
          <w:p w:rsidR="00000000" w:rsidDel="00000000" w:rsidP="00000000" w:rsidRDefault="00000000" w:rsidRPr="00000000" w14:paraId="000001F2">
            <w:pPr>
              <w:tabs>
                <w:tab w:val="left" w:pos="4320"/>
                <w:tab w:val="left" w:pos="4485"/>
                <w:tab w:val="left" w:pos="5445"/>
              </w:tabs>
              <w:rPr>
                <w:sz w:val="20"/>
                <w:szCs w:val="20"/>
                <w:vertAlign w:val="baseline"/>
              </w:rPr>
            </w:pPr>
            <w:r w:rsidDel="00000000" w:rsidR="00000000" w:rsidRPr="00000000">
              <w:rPr>
                <w:b w:val="1"/>
                <w:sz w:val="20"/>
                <w:szCs w:val="20"/>
                <w:vertAlign w:val="baseline"/>
                <w:rtl w:val="0"/>
              </w:rPr>
              <w:t xml:space="preserve">Ejemplo: </w:t>
            </w:r>
            <w:r w:rsidDel="00000000" w:rsidR="00000000" w:rsidRPr="00000000">
              <w:rPr>
                <w:sz w:val="20"/>
                <w:szCs w:val="20"/>
                <w:vertAlign w:val="baseline"/>
                <w:rtl w:val="0"/>
              </w:rPr>
              <w:t xml:space="preserve">Se tiene una tasa del 24% nominal anual mes vencida, hallar la tasa efectiva anual.</w:t>
            </w:r>
          </w:p>
          <w:p w:rsidR="00000000" w:rsidDel="00000000" w:rsidP="00000000" w:rsidRDefault="00000000" w:rsidRPr="00000000" w14:paraId="000001F3">
            <w:pPr>
              <w:tabs>
                <w:tab w:val="left" w:pos="4320"/>
                <w:tab w:val="left" w:pos="4485"/>
                <w:tab w:val="left" w:pos="5445"/>
              </w:tabs>
              <w:rPr>
                <w:b w:val="0"/>
                <w:sz w:val="20"/>
                <w:szCs w:val="20"/>
                <w:vertAlign w:val="baseline"/>
              </w:rPr>
            </w:pPr>
            <w:r w:rsidDel="00000000" w:rsidR="00000000" w:rsidRPr="00000000">
              <w:rPr>
                <w:rtl w:val="0"/>
              </w:rPr>
            </w:r>
          </w:p>
          <w:p w:rsidR="00000000" w:rsidDel="00000000" w:rsidP="00000000" w:rsidRDefault="00000000" w:rsidRPr="00000000" w14:paraId="000001F4">
            <w:pPr>
              <w:tabs>
                <w:tab w:val="left" w:pos="4320"/>
                <w:tab w:val="left" w:pos="4485"/>
                <w:tab w:val="left" w:pos="5445"/>
              </w:tabs>
              <w:rPr>
                <w:b w:val="0"/>
                <w:sz w:val="20"/>
                <w:szCs w:val="20"/>
                <w:vertAlign w:val="baseline"/>
              </w:rPr>
            </w:pPr>
            <w:r w:rsidDel="00000000" w:rsidR="00000000" w:rsidRPr="00000000">
              <w:rPr>
                <w:b w:val="1"/>
                <w:sz w:val="20"/>
                <w:szCs w:val="20"/>
                <w:vertAlign w:val="baseline"/>
                <w:rtl w:val="0"/>
              </w:rPr>
              <w:t xml:space="preserve">i</w:t>
            </w:r>
            <w:r w:rsidDel="00000000" w:rsidR="00000000" w:rsidRPr="00000000">
              <w:rPr>
                <w:b w:val="1"/>
                <w:sz w:val="20"/>
                <w:szCs w:val="20"/>
                <w:vertAlign w:val="subscript"/>
                <w:rtl w:val="0"/>
              </w:rPr>
              <w:t xml:space="preserve">e</w:t>
            </w:r>
            <w:r w:rsidDel="00000000" w:rsidR="00000000" w:rsidRPr="00000000">
              <w:rPr>
                <w:b w:val="1"/>
                <w:color w:val="000000"/>
                <w:sz w:val="20"/>
                <w:szCs w:val="20"/>
                <w:vertAlign w:val="baseline"/>
                <w:rtl w:val="0"/>
              </w:rPr>
              <w:t xml:space="preserve"> = (1+</w:t>
            </w:r>
            <w:r w:rsidDel="00000000" w:rsidR="00000000" w:rsidRPr="00000000">
              <w:rPr>
                <w:b w:val="1"/>
                <w:sz w:val="20"/>
                <w:szCs w:val="20"/>
                <w:vertAlign w:val="baseline"/>
                <w:rtl w:val="0"/>
              </w:rPr>
              <w:t xml:space="preserve"> 0,24/12</w:t>
            </w:r>
            <w:r w:rsidDel="00000000" w:rsidR="00000000" w:rsidRPr="00000000">
              <w:rPr>
                <w:b w:val="1"/>
                <w:sz w:val="20"/>
                <w:szCs w:val="20"/>
                <w:vertAlign w:val="subscript"/>
                <w:rtl w:val="0"/>
              </w:rPr>
              <w:t xml:space="preserve"> </w:t>
            </w:r>
            <w:r w:rsidDel="00000000" w:rsidR="00000000" w:rsidRPr="00000000">
              <w:rPr>
                <w:b w:val="1"/>
                <w:color w:val="000000"/>
                <w:sz w:val="20"/>
                <w:szCs w:val="20"/>
                <w:vertAlign w:val="baseline"/>
                <w:rtl w:val="0"/>
              </w:rPr>
              <w:t xml:space="preserve">) </w:t>
            </w:r>
            <w:r w:rsidDel="00000000" w:rsidR="00000000" w:rsidRPr="00000000">
              <w:rPr>
                <w:b w:val="1"/>
                <w:sz w:val="20"/>
                <w:szCs w:val="20"/>
                <w:vertAlign w:val="superscript"/>
                <w:rtl w:val="0"/>
              </w:rPr>
              <w:t xml:space="preserve">(12/1)  </w:t>
            </w:r>
            <w:r w:rsidDel="00000000" w:rsidR="00000000" w:rsidRPr="00000000">
              <w:rPr>
                <w:b w:val="1"/>
                <w:sz w:val="20"/>
                <w:szCs w:val="20"/>
                <w:vertAlign w:val="baseline"/>
                <w:rtl w:val="0"/>
              </w:rPr>
              <w:t xml:space="preserve">-1 </w:t>
            </w:r>
            <w:r w:rsidDel="00000000" w:rsidR="00000000" w:rsidRPr="00000000">
              <w:rPr>
                <w:rtl w:val="0"/>
              </w:rPr>
            </w:r>
          </w:p>
          <w:p w:rsidR="00000000" w:rsidDel="00000000" w:rsidP="00000000" w:rsidRDefault="00000000" w:rsidRPr="00000000" w14:paraId="000001F5">
            <w:pPr>
              <w:tabs>
                <w:tab w:val="left" w:pos="4320"/>
                <w:tab w:val="left" w:pos="4485"/>
                <w:tab w:val="left" w:pos="5445"/>
              </w:tabs>
              <w:rPr>
                <w:b w:val="0"/>
                <w:color w:val="000000"/>
                <w:sz w:val="20"/>
                <w:szCs w:val="20"/>
                <w:vertAlign w:val="baseline"/>
              </w:rPr>
            </w:pPr>
            <w:r w:rsidDel="00000000" w:rsidR="00000000" w:rsidRPr="00000000">
              <w:rPr>
                <w:rtl w:val="0"/>
              </w:rPr>
            </w:r>
          </w:p>
          <w:p w:rsidR="00000000" w:rsidDel="00000000" w:rsidP="00000000" w:rsidRDefault="00000000" w:rsidRPr="00000000" w14:paraId="000001F6">
            <w:pPr>
              <w:tabs>
                <w:tab w:val="left" w:pos="4320"/>
                <w:tab w:val="left" w:pos="4485"/>
                <w:tab w:val="left" w:pos="5445"/>
              </w:tabs>
              <w:rPr>
                <w:b w:val="0"/>
                <w:color w:val="000000"/>
                <w:sz w:val="20"/>
                <w:szCs w:val="20"/>
                <w:vertAlign w:val="baseline"/>
              </w:rPr>
            </w:pPr>
            <w:r w:rsidDel="00000000" w:rsidR="00000000" w:rsidRPr="00000000">
              <w:rPr>
                <w:b w:val="1"/>
                <w:sz w:val="20"/>
                <w:szCs w:val="20"/>
                <w:vertAlign w:val="baseline"/>
                <w:rtl w:val="0"/>
              </w:rPr>
              <w:t xml:space="preserve">i</w:t>
            </w:r>
            <w:r w:rsidDel="00000000" w:rsidR="00000000" w:rsidRPr="00000000">
              <w:rPr>
                <w:b w:val="1"/>
                <w:sz w:val="20"/>
                <w:szCs w:val="20"/>
                <w:vertAlign w:val="subscript"/>
                <w:rtl w:val="0"/>
              </w:rPr>
              <w:t xml:space="preserve">e</w:t>
            </w:r>
            <w:r w:rsidDel="00000000" w:rsidR="00000000" w:rsidRPr="00000000">
              <w:rPr>
                <w:b w:val="1"/>
                <w:color w:val="000000"/>
                <w:sz w:val="20"/>
                <w:szCs w:val="20"/>
                <w:vertAlign w:val="baseline"/>
                <w:rtl w:val="0"/>
              </w:rPr>
              <w:t xml:space="preserve"> = 26,82% Efectiva Anual (EA) </w:t>
            </w:r>
            <w:r w:rsidDel="00000000" w:rsidR="00000000" w:rsidRPr="00000000">
              <w:rPr>
                <w:rtl w:val="0"/>
              </w:rPr>
            </w:r>
          </w:p>
          <w:p w:rsidR="00000000" w:rsidDel="00000000" w:rsidP="00000000" w:rsidRDefault="00000000" w:rsidRPr="00000000" w14:paraId="000001F7">
            <w:pPr>
              <w:tabs>
                <w:tab w:val="left" w:pos="4320"/>
                <w:tab w:val="left" w:pos="4485"/>
                <w:tab w:val="left" w:pos="5445"/>
              </w:tabs>
              <w:rPr>
                <w:color w:val="000000"/>
                <w:sz w:val="20"/>
                <w:szCs w:val="20"/>
                <w:vertAlign w:val="baseline"/>
              </w:rPr>
            </w:pPr>
            <w:r w:rsidDel="00000000" w:rsidR="00000000" w:rsidRPr="00000000">
              <w:rPr>
                <w:rtl w:val="0"/>
              </w:rPr>
            </w:r>
          </w:p>
          <w:p w:rsidR="00000000" w:rsidDel="00000000" w:rsidP="00000000" w:rsidRDefault="00000000" w:rsidRPr="00000000" w14:paraId="000001F8">
            <w:pPr>
              <w:tabs>
                <w:tab w:val="left" w:pos="4320"/>
                <w:tab w:val="left" w:pos="4485"/>
                <w:tab w:val="left" w:pos="5445"/>
              </w:tabs>
              <w:rPr>
                <w:b w:val="0"/>
                <w:color w:val="000000"/>
                <w:sz w:val="20"/>
                <w:szCs w:val="20"/>
                <w:vertAlign w:val="baseline"/>
              </w:rPr>
            </w:pPr>
            <w:r w:rsidDel="00000000" w:rsidR="00000000" w:rsidRPr="00000000">
              <w:rPr>
                <w:b w:val="1"/>
                <w:color w:val="000000"/>
                <w:sz w:val="20"/>
                <w:szCs w:val="20"/>
                <w:vertAlign w:val="baseline"/>
                <w:rtl w:val="0"/>
              </w:rPr>
              <w:t xml:space="preserve">4. Conversión de tasa nominal anticipada a efectiva.</w:t>
            </w:r>
            <w:r w:rsidDel="00000000" w:rsidR="00000000" w:rsidRPr="00000000">
              <w:rPr>
                <w:rtl w:val="0"/>
              </w:rPr>
            </w:r>
          </w:p>
          <w:tbl>
            <w:tblPr>
              <w:tblStyle w:val="Table9"/>
              <w:tblW w:w="432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27"/>
              <w:tblGridChange w:id="0">
                <w:tblGrid>
                  <w:gridCol w:w="4327"/>
                </w:tblGrid>
              </w:tblGridChange>
            </w:tblGrid>
            <w:tr>
              <w:trPr>
                <w:trHeight w:val="618" w:hRule="atLeast"/>
              </w:trPr>
              <w:tc>
                <w:tcPr>
                  <w:vAlign w:val="top"/>
                </w:tcPr>
                <w:p w:rsidR="00000000" w:rsidDel="00000000" w:rsidP="00000000" w:rsidRDefault="00000000" w:rsidRPr="00000000" w14:paraId="000001F9">
                  <w:pPr>
                    <w:tabs>
                      <w:tab w:val="left" w:pos="4320"/>
                      <w:tab w:val="left" w:pos="4485"/>
                      <w:tab w:val="left" w:pos="5445"/>
                    </w:tabs>
                    <w:jc w:val="center"/>
                    <w:rPr>
                      <w:sz w:val="20"/>
                      <w:szCs w:val="20"/>
                      <w:vertAlign w:val="baseline"/>
                    </w:rPr>
                  </w:pPr>
                  <w:r w:rsidDel="00000000" w:rsidR="00000000" w:rsidRPr="00000000">
                    <w:rPr>
                      <w:rtl w:val="0"/>
                    </w:rPr>
                  </w:r>
                </w:p>
                <w:p w:rsidR="00000000" w:rsidDel="00000000" w:rsidP="00000000" w:rsidRDefault="00000000" w:rsidRPr="00000000" w14:paraId="000001FA">
                  <w:pPr>
                    <w:tabs>
                      <w:tab w:val="left" w:pos="4320"/>
                      <w:tab w:val="left" w:pos="4485"/>
                      <w:tab w:val="left" w:pos="5445"/>
                    </w:tabs>
                    <w:jc w:val="center"/>
                    <w:rPr>
                      <w:sz w:val="20"/>
                      <w:szCs w:val="20"/>
                      <w:vertAlign w:val="baseline"/>
                    </w:rPr>
                  </w:pPr>
                  <w:r w:rsidDel="00000000" w:rsidR="00000000" w:rsidRPr="00000000">
                    <w:rPr>
                      <w:sz w:val="20"/>
                      <w:szCs w:val="20"/>
                      <w:vertAlign w:val="baseline"/>
                      <w:rtl w:val="0"/>
                    </w:rPr>
                    <w:t xml:space="preserve">i</w:t>
                  </w:r>
                  <w:r w:rsidDel="00000000" w:rsidR="00000000" w:rsidRPr="00000000">
                    <w:rPr>
                      <w:sz w:val="20"/>
                      <w:szCs w:val="20"/>
                      <w:vertAlign w:val="subscript"/>
                      <w:rtl w:val="0"/>
                    </w:rPr>
                    <w:t xml:space="preserve">e</w:t>
                  </w:r>
                  <w:r w:rsidDel="00000000" w:rsidR="00000000" w:rsidRPr="00000000">
                    <w:rPr>
                      <w:color w:val="000000"/>
                      <w:sz w:val="20"/>
                      <w:szCs w:val="20"/>
                      <w:vertAlign w:val="baseline"/>
                      <w:rtl w:val="0"/>
                    </w:rPr>
                    <w:t xml:space="preserve"> = (1-(</w:t>
                  </w:r>
                  <w:r w:rsidDel="00000000" w:rsidR="00000000" w:rsidRPr="00000000">
                    <w:rPr>
                      <w:sz w:val="20"/>
                      <w:szCs w:val="20"/>
                      <w:vertAlign w:val="baseline"/>
                      <w:rtl w:val="0"/>
                    </w:rPr>
                    <w:t xml:space="preserve"> i/n</w:t>
                  </w:r>
                  <w:r w:rsidDel="00000000" w:rsidR="00000000" w:rsidRPr="00000000">
                    <w:rPr>
                      <w:sz w:val="20"/>
                      <w:szCs w:val="20"/>
                      <w:vertAlign w:val="subscript"/>
                      <w:rtl w:val="0"/>
                    </w:rPr>
                    <w:t xml:space="preserve">1 </w:t>
                  </w:r>
                  <w:r w:rsidDel="00000000" w:rsidR="00000000" w:rsidRPr="00000000">
                    <w:rPr>
                      <w:color w:val="000000"/>
                      <w:sz w:val="20"/>
                      <w:szCs w:val="20"/>
                      <w:vertAlign w:val="baseline"/>
                      <w:rtl w:val="0"/>
                    </w:rPr>
                    <w:t xml:space="preserve">) )</w:t>
                  </w:r>
                  <w:r w:rsidDel="00000000" w:rsidR="00000000" w:rsidRPr="00000000">
                    <w:rPr>
                      <w:sz w:val="20"/>
                      <w:szCs w:val="20"/>
                      <w:vertAlign w:val="superscript"/>
                      <w:rtl w:val="0"/>
                    </w:rPr>
                    <w:t xml:space="preserve">(- n1/n2)  </w:t>
                  </w:r>
                  <w:r w:rsidDel="00000000" w:rsidR="00000000" w:rsidRPr="00000000">
                    <w:rPr>
                      <w:sz w:val="20"/>
                      <w:szCs w:val="20"/>
                      <w:vertAlign w:val="baseline"/>
                      <w:rtl w:val="0"/>
                    </w:rPr>
                    <w:t xml:space="preserve">-1 </w:t>
                  </w:r>
                </w:p>
                <w:p w:rsidR="00000000" w:rsidDel="00000000" w:rsidP="00000000" w:rsidRDefault="00000000" w:rsidRPr="00000000" w14:paraId="000001FB">
                  <w:pPr>
                    <w:tabs>
                      <w:tab w:val="left" w:pos="4320"/>
                      <w:tab w:val="left" w:pos="4485"/>
                      <w:tab w:val="left" w:pos="5445"/>
                    </w:tabs>
                    <w:rPr>
                      <w:b w:val="0"/>
                      <w:color w:val="000000"/>
                      <w:sz w:val="20"/>
                      <w:szCs w:val="20"/>
                      <w:vertAlign w:val="baseline"/>
                    </w:rPr>
                  </w:pPr>
                  <w:r w:rsidDel="00000000" w:rsidR="00000000" w:rsidRPr="00000000">
                    <w:rPr>
                      <w:rtl w:val="0"/>
                    </w:rPr>
                  </w:r>
                </w:p>
              </w:tc>
            </w:tr>
          </w:tbl>
          <w:p w:rsidR="00000000" w:rsidDel="00000000" w:rsidP="00000000" w:rsidRDefault="00000000" w:rsidRPr="00000000" w14:paraId="000001FC">
            <w:pPr>
              <w:tabs>
                <w:tab w:val="left" w:pos="4320"/>
                <w:tab w:val="left" w:pos="4485"/>
                <w:tab w:val="left" w:pos="5445"/>
              </w:tabs>
              <w:rPr>
                <w:b w:val="0"/>
                <w:color w:val="000000"/>
                <w:sz w:val="20"/>
                <w:szCs w:val="20"/>
                <w:vertAlign w:val="baseline"/>
              </w:rPr>
            </w:pPr>
            <w:r w:rsidDel="00000000" w:rsidR="00000000" w:rsidRPr="00000000">
              <w:rPr>
                <w:rtl w:val="0"/>
              </w:rPr>
            </w:r>
          </w:p>
          <w:p w:rsidR="00000000" w:rsidDel="00000000" w:rsidP="00000000" w:rsidRDefault="00000000" w:rsidRPr="00000000" w14:paraId="000001FD">
            <w:pPr>
              <w:tabs>
                <w:tab w:val="left" w:pos="4320"/>
                <w:tab w:val="left" w:pos="4485"/>
                <w:tab w:val="left" w:pos="5445"/>
              </w:tabs>
              <w:jc w:val="both"/>
              <w:rPr>
                <w:sz w:val="20"/>
                <w:szCs w:val="20"/>
                <w:vertAlign w:val="baseline"/>
              </w:rPr>
            </w:pPr>
            <w:r w:rsidDel="00000000" w:rsidR="00000000" w:rsidRPr="00000000">
              <w:rPr>
                <w:sz w:val="20"/>
                <w:szCs w:val="20"/>
                <w:vertAlign w:val="baseline"/>
                <w:rtl w:val="0"/>
              </w:rPr>
              <w:t xml:space="preserve">i</w:t>
            </w:r>
            <w:r w:rsidDel="00000000" w:rsidR="00000000" w:rsidRPr="00000000">
              <w:rPr>
                <w:sz w:val="20"/>
                <w:szCs w:val="20"/>
                <w:vertAlign w:val="subscript"/>
                <w:rtl w:val="0"/>
              </w:rPr>
              <w:t xml:space="preserve">e </w:t>
            </w:r>
            <w:r w:rsidDel="00000000" w:rsidR="00000000" w:rsidRPr="00000000">
              <w:rPr>
                <w:sz w:val="20"/>
                <w:szCs w:val="20"/>
                <w:vertAlign w:val="baseline"/>
                <w:rtl w:val="0"/>
              </w:rPr>
              <w:t xml:space="preserve">= Tasa efectiva</w:t>
            </w:r>
          </w:p>
          <w:p w:rsidR="00000000" w:rsidDel="00000000" w:rsidP="00000000" w:rsidRDefault="00000000" w:rsidRPr="00000000" w14:paraId="000001FE">
            <w:pPr>
              <w:tabs>
                <w:tab w:val="left" w:pos="4320"/>
                <w:tab w:val="left" w:pos="4485"/>
                <w:tab w:val="left" w:pos="5445"/>
              </w:tabs>
              <w:jc w:val="both"/>
              <w:rPr>
                <w:sz w:val="20"/>
                <w:szCs w:val="20"/>
                <w:vertAlign w:val="baseline"/>
              </w:rPr>
            </w:pPr>
            <w:r w:rsidDel="00000000" w:rsidR="00000000" w:rsidRPr="00000000">
              <w:rPr>
                <w:sz w:val="20"/>
                <w:szCs w:val="20"/>
                <w:vertAlign w:val="baseline"/>
                <w:rtl w:val="0"/>
              </w:rPr>
              <w:t xml:space="preserve">i = Tasa de interés conocida.</w:t>
            </w:r>
          </w:p>
          <w:p w:rsidR="00000000" w:rsidDel="00000000" w:rsidP="00000000" w:rsidRDefault="00000000" w:rsidRPr="00000000" w14:paraId="000001FF">
            <w:pPr>
              <w:tabs>
                <w:tab w:val="left" w:pos="4320"/>
                <w:tab w:val="left" w:pos="4485"/>
                <w:tab w:val="left" w:pos="5445"/>
              </w:tabs>
              <w:jc w:val="both"/>
              <w:rPr>
                <w:sz w:val="20"/>
                <w:szCs w:val="20"/>
                <w:vertAlign w:val="baseline"/>
              </w:rPr>
            </w:pPr>
            <w:r w:rsidDel="00000000" w:rsidR="00000000" w:rsidRPr="00000000">
              <w:rPr>
                <w:sz w:val="20"/>
                <w:szCs w:val="20"/>
                <w:vertAlign w:val="baseline"/>
                <w:rtl w:val="0"/>
              </w:rPr>
              <w:t xml:space="preserve">n1 = periodo de la tasa de interés conocida. </w:t>
            </w:r>
          </w:p>
          <w:p w:rsidR="00000000" w:rsidDel="00000000" w:rsidP="00000000" w:rsidRDefault="00000000" w:rsidRPr="00000000" w14:paraId="00000200">
            <w:pPr>
              <w:tabs>
                <w:tab w:val="left" w:pos="4320"/>
                <w:tab w:val="left" w:pos="4485"/>
                <w:tab w:val="left" w:pos="5445"/>
              </w:tabs>
              <w:jc w:val="both"/>
              <w:rPr>
                <w:sz w:val="20"/>
                <w:szCs w:val="20"/>
                <w:vertAlign w:val="baseline"/>
              </w:rPr>
            </w:pPr>
            <w:r w:rsidDel="00000000" w:rsidR="00000000" w:rsidRPr="00000000">
              <w:rPr>
                <w:sz w:val="20"/>
                <w:szCs w:val="20"/>
                <w:vertAlign w:val="baseline"/>
                <w:rtl w:val="0"/>
              </w:rPr>
              <w:t xml:space="preserve">n2 = periodo de la tasa de interés a la que se quiere llegar.</w:t>
            </w:r>
          </w:p>
          <w:p w:rsidR="00000000" w:rsidDel="00000000" w:rsidP="00000000" w:rsidRDefault="00000000" w:rsidRPr="00000000" w14:paraId="00000201">
            <w:pPr>
              <w:tabs>
                <w:tab w:val="left" w:pos="4320"/>
                <w:tab w:val="left" w:pos="4485"/>
                <w:tab w:val="left" w:pos="5445"/>
              </w:tabs>
              <w:rPr>
                <w:b w:val="0"/>
                <w:sz w:val="20"/>
                <w:szCs w:val="20"/>
                <w:vertAlign w:val="baseline"/>
              </w:rPr>
            </w:pPr>
            <w:r w:rsidDel="00000000" w:rsidR="00000000" w:rsidRPr="00000000">
              <w:rPr>
                <w:rtl w:val="0"/>
              </w:rPr>
            </w:r>
          </w:p>
          <w:p w:rsidR="00000000" w:rsidDel="00000000" w:rsidP="00000000" w:rsidRDefault="00000000" w:rsidRPr="00000000" w14:paraId="00000202">
            <w:pPr>
              <w:tabs>
                <w:tab w:val="left" w:pos="4320"/>
                <w:tab w:val="left" w:pos="4485"/>
                <w:tab w:val="left" w:pos="5445"/>
              </w:tabs>
              <w:jc w:val="both"/>
              <w:rPr>
                <w:b w:val="0"/>
                <w:sz w:val="20"/>
                <w:szCs w:val="20"/>
                <w:vertAlign w:val="baseline"/>
              </w:rPr>
            </w:pPr>
            <w:r w:rsidDel="00000000" w:rsidR="00000000" w:rsidRPr="00000000">
              <w:rPr>
                <w:b w:val="1"/>
                <w:sz w:val="20"/>
                <w:szCs w:val="20"/>
                <w:vertAlign w:val="baseline"/>
                <w:rtl w:val="0"/>
              </w:rPr>
              <w:t xml:space="preserve">Ejemplo: </w:t>
            </w:r>
            <w:r w:rsidDel="00000000" w:rsidR="00000000" w:rsidRPr="00000000">
              <w:rPr>
                <w:sz w:val="20"/>
                <w:szCs w:val="20"/>
                <w:vertAlign w:val="baseline"/>
                <w:rtl w:val="0"/>
              </w:rPr>
              <w:t xml:space="preserve">convertir el 23% Nominal anual trimestral anticipada (NATA) a efectiva anual.</w:t>
            </w:r>
            <w:r w:rsidDel="00000000" w:rsidR="00000000" w:rsidRPr="00000000">
              <w:rPr>
                <w:rtl w:val="0"/>
              </w:rPr>
            </w:r>
          </w:p>
          <w:p w:rsidR="00000000" w:rsidDel="00000000" w:rsidP="00000000" w:rsidRDefault="00000000" w:rsidRPr="00000000" w14:paraId="00000203">
            <w:pPr>
              <w:tabs>
                <w:tab w:val="left" w:pos="4320"/>
                <w:tab w:val="left" w:pos="4485"/>
                <w:tab w:val="left" w:pos="5445"/>
              </w:tabs>
              <w:rPr>
                <w:b w:val="0"/>
                <w:color w:val="000000"/>
                <w:sz w:val="20"/>
                <w:szCs w:val="20"/>
                <w:vertAlign w:val="baseline"/>
              </w:rPr>
            </w:pPr>
            <w:r w:rsidDel="00000000" w:rsidR="00000000" w:rsidRPr="00000000">
              <w:rPr>
                <w:rtl w:val="0"/>
              </w:rPr>
            </w:r>
          </w:p>
          <w:p w:rsidR="00000000" w:rsidDel="00000000" w:rsidP="00000000" w:rsidRDefault="00000000" w:rsidRPr="00000000" w14:paraId="00000204">
            <w:pPr>
              <w:tabs>
                <w:tab w:val="left" w:pos="4320"/>
                <w:tab w:val="left" w:pos="4485"/>
                <w:tab w:val="left" w:pos="5445"/>
              </w:tabs>
              <w:rPr>
                <w:b w:val="0"/>
                <w:sz w:val="20"/>
                <w:szCs w:val="20"/>
                <w:vertAlign w:val="baseline"/>
              </w:rPr>
            </w:pPr>
            <w:r w:rsidDel="00000000" w:rsidR="00000000" w:rsidRPr="00000000">
              <w:rPr>
                <w:b w:val="1"/>
                <w:sz w:val="20"/>
                <w:szCs w:val="20"/>
                <w:vertAlign w:val="baseline"/>
                <w:rtl w:val="0"/>
              </w:rPr>
              <w:t xml:space="preserve">i</w:t>
            </w:r>
            <w:r w:rsidDel="00000000" w:rsidR="00000000" w:rsidRPr="00000000">
              <w:rPr>
                <w:b w:val="1"/>
                <w:sz w:val="20"/>
                <w:szCs w:val="20"/>
                <w:vertAlign w:val="subscript"/>
                <w:rtl w:val="0"/>
              </w:rPr>
              <w:t xml:space="preserve">e</w:t>
            </w:r>
            <w:r w:rsidDel="00000000" w:rsidR="00000000" w:rsidRPr="00000000">
              <w:rPr>
                <w:b w:val="1"/>
                <w:color w:val="000000"/>
                <w:sz w:val="20"/>
                <w:szCs w:val="20"/>
                <w:vertAlign w:val="baseline"/>
                <w:rtl w:val="0"/>
              </w:rPr>
              <w:t xml:space="preserve"> = (1-(</w:t>
            </w:r>
            <w:r w:rsidDel="00000000" w:rsidR="00000000" w:rsidRPr="00000000">
              <w:rPr>
                <w:b w:val="1"/>
                <w:sz w:val="20"/>
                <w:szCs w:val="20"/>
                <w:vertAlign w:val="baseline"/>
                <w:rtl w:val="0"/>
              </w:rPr>
              <w:t xml:space="preserve"> 0,23/4</w:t>
            </w:r>
            <w:r w:rsidDel="00000000" w:rsidR="00000000" w:rsidRPr="00000000">
              <w:rPr>
                <w:b w:val="1"/>
                <w:sz w:val="20"/>
                <w:szCs w:val="20"/>
                <w:vertAlign w:val="subscript"/>
                <w:rtl w:val="0"/>
              </w:rPr>
              <w:t xml:space="preserve"> </w:t>
            </w:r>
            <w:r w:rsidDel="00000000" w:rsidR="00000000" w:rsidRPr="00000000">
              <w:rPr>
                <w:b w:val="1"/>
                <w:color w:val="000000"/>
                <w:sz w:val="20"/>
                <w:szCs w:val="20"/>
                <w:vertAlign w:val="baseline"/>
                <w:rtl w:val="0"/>
              </w:rPr>
              <w:t xml:space="preserve">) )</w:t>
            </w:r>
            <w:r w:rsidDel="00000000" w:rsidR="00000000" w:rsidRPr="00000000">
              <w:rPr>
                <w:b w:val="1"/>
                <w:sz w:val="20"/>
                <w:szCs w:val="20"/>
                <w:vertAlign w:val="superscript"/>
                <w:rtl w:val="0"/>
              </w:rPr>
              <w:t xml:space="preserve">(- 4/1)  </w:t>
            </w:r>
            <w:r w:rsidDel="00000000" w:rsidR="00000000" w:rsidRPr="00000000">
              <w:rPr>
                <w:b w:val="1"/>
                <w:sz w:val="20"/>
                <w:szCs w:val="20"/>
                <w:vertAlign w:val="baseline"/>
                <w:rtl w:val="0"/>
              </w:rPr>
              <w:t xml:space="preserve">-1 </w:t>
            </w:r>
            <w:r w:rsidDel="00000000" w:rsidR="00000000" w:rsidRPr="00000000">
              <w:rPr>
                <w:rtl w:val="0"/>
              </w:rPr>
            </w:r>
          </w:p>
          <w:p w:rsidR="00000000" w:rsidDel="00000000" w:rsidP="00000000" w:rsidRDefault="00000000" w:rsidRPr="00000000" w14:paraId="00000205">
            <w:pPr>
              <w:tabs>
                <w:tab w:val="left" w:pos="4320"/>
                <w:tab w:val="left" w:pos="4485"/>
                <w:tab w:val="left" w:pos="5445"/>
              </w:tabs>
              <w:rPr>
                <w:b w:val="0"/>
                <w:sz w:val="20"/>
                <w:szCs w:val="20"/>
                <w:vertAlign w:val="baseline"/>
              </w:rPr>
            </w:pPr>
            <w:r w:rsidDel="00000000" w:rsidR="00000000" w:rsidRPr="00000000">
              <w:rPr>
                <w:rtl w:val="0"/>
              </w:rPr>
            </w:r>
          </w:p>
          <w:p w:rsidR="00000000" w:rsidDel="00000000" w:rsidP="00000000" w:rsidRDefault="00000000" w:rsidRPr="00000000" w14:paraId="00000206">
            <w:pPr>
              <w:tabs>
                <w:tab w:val="left" w:pos="4320"/>
                <w:tab w:val="left" w:pos="4485"/>
                <w:tab w:val="left" w:pos="5445"/>
              </w:tabs>
              <w:rPr>
                <w:b w:val="0"/>
                <w:color w:val="000000"/>
                <w:sz w:val="20"/>
                <w:szCs w:val="20"/>
                <w:vertAlign w:val="baseline"/>
              </w:rPr>
            </w:pPr>
            <w:r w:rsidDel="00000000" w:rsidR="00000000" w:rsidRPr="00000000">
              <w:rPr>
                <w:b w:val="1"/>
                <w:sz w:val="20"/>
                <w:szCs w:val="20"/>
                <w:vertAlign w:val="baseline"/>
                <w:rtl w:val="0"/>
              </w:rPr>
              <w:t xml:space="preserve">i</w:t>
            </w:r>
            <w:r w:rsidDel="00000000" w:rsidR="00000000" w:rsidRPr="00000000">
              <w:rPr>
                <w:b w:val="1"/>
                <w:sz w:val="20"/>
                <w:szCs w:val="20"/>
                <w:vertAlign w:val="subscript"/>
                <w:rtl w:val="0"/>
              </w:rPr>
              <w:t xml:space="preserve">e</w:t>
            </w:r>
            <w:r w:rsidDel="00000000" w:rsidR="00000000" w:rsidRPr="00000000">
              <w:rPr>
                <w:b w:val="1"/>
                <w:color w:val="000000"/>
                <w:sz w:val="20"/>
                <w:szCs w:val="20"/>
                <w:vertAlign w:val="baseline"/>
                <w:rtl w:val="0"/>
              </w:rPr>
              <w:t xml:space="preserve"> =  26,72% Efectiva Anual (EA)</w:t>
            </w:r>
            <w:r w:rsidDel="00000000" w:rsidR="00000000" w:rsidRPr="00000000">
              <w:rPr>
                <w:rtl w:val="0"/>
              </w:rPr>
            </w:r>
          </w:p>
          <w:p w:rsidR="00000000" w:rsidDel="00000000" w:rsidP="00000000" w:rsidRDefault="00000000" w:rsidRPr="00000000" w14:paraId="00000207">
            <w:pPr>
              <w:tabs>
                <w:tab w:val="left" w:pos="4320"/>
                <w:tab w:val="left" w:pos="4485"/>
                <w:tab w:val="left" w:pos="5445"/>
              </w:tabs>
              <w:rPr>
                <w:b w:val="0"/>
                <w:color w:val="000000"/>
                <w:sz w:val="20"/>
                <w:szCs w:val="20"/>
                <w:vertAlign w:val="baseline"/>
              </w:rPr>
            </w:pPr>
            <w:r w:rsidDel="00000000" w:rsidR="00000000" w:rsidRPr="00000000">
              <w:rPr>
                <w:rtl w:val="0"/>
              </w:rPr>
            </w:r>
          </w:p>
          <w:p w:rsidR="00000000" w:rsidDel="00000000" w:rsidP="00000000" w:rsidRDefault="00000000" w:rsidRPr="00000000" w14:paraId="00000208">
            <w:pPr>
              <w:tabs>
                <w:tab w:val="left" w:pos="4320"/>
                <w:tab w:val="left" w:pos="4485"/>
                <w:tab w:val="left" w:pos="5445"/>
              </w:tabs>
              <w:rPr>
                <w:b w:val="0"/>
                <w:color w:val="000000"/>
                <w:sz w:val="20"/>
                <w:szCs w:val="20"/>
                <w:vertAlign w:val="baseline"/>
              </w:rPr>
            </w:pPr>
            <w:r w:rsidDel="00000000" w:rsidR="00000000" w:rsidRPr="00000000">
              <w:rPr>
                <w:rtl w:val="0"/>
              </w:rPr>
            </w:r>
          </w:p>
          <w:p w:rsidR="00000000" w:rsidDel="00000000" w:rsidP="00000000" w:rsidRDefault="00000000" w:rsidRPr="00000000" w14:paraId="00000209">
            <w:pPr>
              <w:tabs>
                <w:tab w:val="left" w:pos="4320"/>
                <w:tab w:val="left" w:pos="4485"/>
                <w:tab w:val="left" w:pos="5445"/>
              </w:tabs>
              <w:rPr>
                <w:b w:val="0"/>
                <w:color w:val="000000"/>
                <w:sz w:val="20"/>
                <w:szCs w:val="20"/>
                <w:vertAlign w:val="baseline"/>
              </w:rPr>
            </w:pPr>
            <w:r w:rsidDel="00000000" w:rsidR="00000000" w:rsidRPr="00000000">
              <w:rPr>
                <w:b w:val="1"/>
                <w:color w:val="000000"/>
                <w:sz w:val="20"/>
                <w:szCs w:val="20"/>
                <w:vertAlign w:val="baseline"/>
                <w:rtl w:val="0"/>
              </w:rPr>
              <w:t xml:space="preserve">5. Conversión de tasa nominal a otra tasa nominal.</w:t>
            </w:r>
            <w:r w:rsidDel="00000000" w:rsidR="00000000" w:rsidRPr="00000000">
              <w:rPr>
                <w:rtl w:val="0"/>
              </w:rPr>
            </w:r>
          </w:p>
          <w:p w:rsidR="00000000" w:rsidDel="00000000" w:rsidP="00000000" w:rsidRDefault="00000000" w:rsidRPr="00000000" w14:paraId="0000020A">
            <w:pPr>
              <w:tabs>
                <w:tab w:val="left" w:pos="4320"/>
                <w:tab w:val="left" w:pos="4485"/>
                <w:tab w:val="left" w:pos="5445"/>
              </w:tabs>
              <w:rPr>
                <w:b w:val="0"/>
                <w:color w:val="000000"/>
                <w:sz w:val="20"/>
                <w:szCs w:val="20"/>
                <w:vertAlign w:val="baseline"/>
              </w:rPr>
            </w:pPr>
            <w:r w:rsidDel="00000000" w:rsidR="00000000" w:rsidRPr="00000000">
              <w:rPr>
                <w:rtl w:val="0"/>
              </w:rPr>
            </w:r>
          </w:p>
          <w:p w:rsidR="00000000" w:rsidDel="00000000" w:rsidP="00000000" w:rsidRDefault="00000000" w:rsidRPr="00000000" w14:paraId="0000020B">
            <w:pPr>
              <w:tabs>
                <w:tab w:val="left" w:pos="4320"/>
                <w:tab w:val="left" w:pos="4485"/>
                <w:tab w:val="left" w:pos="5445"/>
              </w:tabs>
              <w:jc w:val="both"/>
              <w:rPr>
                <w:sz w:val="20"/>
                <w:szCs w:val="20"/>
                <w:vertAlign w:val="baseline"/>
              </w:rPr>
            </w:pPr>
            <w:r w:rsidDel="00000000" w:rsidR="00000000" w:rsidRPr="00000000">
              <w:rPr>
                <w:sz w:val="20"/>
                <w:szCs w:val="20"/>
                <w:vertAlign w:val="baseline"/>
                <w:rtl w:val="0"/>
              </w:rPr>
              <w:t xml:space="preserve">Para convertir una tasa nominal a otra nominal, simplemente se multiplica o divide dependiendo de las condiciones. Una forma de realizar la conversión es, primero, hallar la Nominal anual, y después, dividir en el periodo al cual se quiere llegar.</w:t>
            </w:r>
          </w:p>
          <w:p w:rsidR="00000000" w:rsidDel="00000000" w:rsidP="00000000" w:rsidRDefault="00000000" w:rsidRPr="00000000" w14:paraId="0000020C">
            <w:pPr>
              <w:tabs>
                <w:tab w:val="left" w:pos="4320"/>
                <w:tab w:val="left" w:pos="4485"/>
                <w:tab w:val="left" w:pos="5445"/>
              </w:tabs>
              <w:jc w:val="both"/>
              <w:rPr>
                <w:sz w:val="20"/>
                <w:szCs w:val="20"/>
                <w:vertAlign w:val="baseline"/>
              </w:rPr>
            </w:pPr>
            <w:r w:rsidDel="00000000" w:rsidR="00000000" w:rsidRPr="00000000">
              <w:rPr>
                <w:rtl w:val="0"/>
              </w:rPr>
            </w:r>
          </w:p>
          <w:p w:rsidR="00000000" w:rsidDel="00000000" w:rsidP="00000000" w:rsidRDefault="00000000" w:rsidRPr="00000000" w14:paraId="0000020D">
            <w:pPr>
              <w:tabs>
                <w:tab w:val="left" w:pos="4320"/>
                <w:tab w:val="left" w:pos="4485"/>
                <w:tab w:val="left" w:pos="5445"/>
              </w:tabs>
              <w:jc w:val="both"/>
              <w:rPr>
                <w:b w:val="0"/>
                <w:sz w:val="20"/>
                <w:szCs w:val="20"/>
                <w:vertAlign w:val="baseline"/>
              </w:rPr>
            </w:pPr>
            <w:r w:rsidDel="00000000" w:rsidR="00000000" w:rsidRPr="00000000">
              <w:rPr>
                <w:b w:val="1"/>
                <w:sz w:val="20"/>
                <w:szCs w:val="20"/>
                <w:vertAlign w:val="baseline"/>
                <w:rtl w:val="0"/>
              </w:rPr>
              <w:t xml:space="preserve">Pasos:</w:t>
            </w:r>
            <w:r w:rsidDel="00000000" w:rsidR="00000000" w:rsidRPr="00000000">
              <w:rPr>
                <w:rtl w:val="0"/>
              </w:rPr>
            </w:r>
          </w:p>
          <w:p w:rsidR="00000000" w:rsidDel="00000000" w:rsidP="00000000" w:rsidRDefault="00000000" w:rsidRPr="00000000" w14:paraId="0000020E">
            <w:pPr>
              <w:tabs>
                <w:tab w:val="left" w:pos="4320"/>
                <w:tab w:val="left" w:pos="4485"/>
                <w:tab w:val="left" w:pos="5445"/>
              </w:tabs>
              <w:jc w:val="both"/>
              <w:rPr>
                <w:sz w:val="20"/>
                <w:szCs w:val="20"/>
                <w:vertAlign w:val="baseline"/>
              </w:rPr>
            </w:pPr>
            <w:r w:rsidDel="00000000" w:rsidR="00000000" w:rsidRPr="00000000">
              <w:rPr>
                <w:rtl w:val="0"/>
              </w:rPr>
            </w:r>
          </w:p>
          <w:p w:rsidR="00000000" w:rsidDel="00000000" w:rsidP="00000000" w:rsidRDefault="00000000" w:rsidRPr="00000000" w14:paraId="0000020F">
            <w:pPr>
              <w:tabs>
                <w:tab w:val="left" w:pos="4320"/>
                <w:tab w:val="left" w:pos="4485"/>
                <w:tab w:val="left" w:pos="5445"/>
              </w:tabs>
              <w:jc w:val="both"/>
              <w:rPr>
                <w:sz w:val="20"/>
                <w:szCs w:val="20"/>
                <w:vertAlign w:val="baseline"/>
              </w:rPr>
            </w:pPr>
            <w:r w:rsidDel="00000000" w:rsidR="00000000" w:rsidRPr="00000000">
              <w:rPr>
                <w:sz w:val="20"/>
                <w:szCs w:val="20"/>
                <w:vertAlign w:val="baseline"/>
                <w:rtl w:val="0"/>
              </w:rPr>
              <w:t xml:space="preserve">1. Hallar la tasa anual.</w:t>
            </w:r>
          </w:p>
          <w:p w:rsidR="00000000" w:rsidDel="00000000" w:rsidP="00000000" w:rsidRDefault="00000000" w:rsidRPr="00000000" w14:paraId="00000210">
            <w:pPr>
              <w:tabs>
                <w:tab w:val="left" w:pos="4320"/>
                <w:tab w:val="left" w:pos="4485"/>
                <w:tab w:val="left" w:pos="5445"/>
              </w:tabs>
              <w:jc w:val="both"/>
              <w:rPr>
                <w:sz w:val="20"/>
                <w:szCs w:val="20"/>
                <w:vertAlign w:val="baseline"/>
              </w:rPr>
            </w:pPr>
            <w:r w:rsidDel="00000000" w:rsidR="00000000" w:rsidRPr="00000000">
              <w:rPr>
                <w:rtl w:val="0"/>
              </w:rPr>
            </w:r>
          </w:p>
          <w:p w:rsidR="00000000" w:rsidDel="00000000" w:rsidP="00000000" w:rsidRDefault="00000000" w:rsidRPr="00000000" w14:paraId="00000211">
            <w:pPr>
              <w:tabs>
                <w:tab w:val="left" w:pos="4320"/>
                <w:tab w:val="left" w:pos="4485"/>
                <w:tab w:val="left" w:pos="5445"/>
              </w:tabs>
              <w:jc w:val="both"/>
              <w:rPr>
                <w:sz w:val="20"/>
                <w:szCs w:val="20"/>
                <w:vertAlign w:val="baseline"/>
              </w:rPr>
            </w:pPr>
            <w:r w:rsidDel="00000000" w:rsidR="00000000" w:rsidRPr="00000000">
              <w:rPr>
                <w:sz w:val="20"/>
                <w:szCs w:val="20"/>
                <w:vertAlign w:val="baseline"/>
                <w:rtl w:val="0"/>
              </w:rPr>
              <w:t xml:space="preserve">2. Luego, hallar el periodo buscado.</w:t>
            </w:r>
          </w:p>
          <w:p w:rsidR="00000000" w:rsidDel="00000000" w:rsidP="00000000" w:rsidRDefault="00000000" w:rsidRPr="00000000" w14:paraId="00000212">
            <w:pPr>
              <w:tabs>
                <w:tab w:val="left" w:pos="4320"/>
                <w:tab w:val="left" w:pos="4485"/>
                <w:tab w:val="left" w:pos="5445"/>
              </w:tabs>
              <w:ind w:left="5040" w:firstLine="0"/>
              <w:jc w:val="both"/>
              <w:rPr>
                <w:sz w:val="20"/>
                <w:szCs w:val="20"/>
                <w:vertAlign w:val="baseline"/>
              </w:rPr>
            </w:pPr>
            <w:r w:rsidDel="00000000" w:rsidR="00000000" w:rsidRPr="00000000">
              <w:rPr>
                <w:rtl w:val="0"/>
              </w:rPr>
            </w:r>
          </w:p>
          <w:p w:rsidR="00000000" w:rsidDel="00000000" w:rsidP="00000000" w:rsidRDefault="00000000" w:rsidRPr="00000000" w14:paraId="00000213">
            <w:pPr>
              <w:tabs>
                <w:tab w:val="left" w:pos="4320"/>
                <w:tab w:val="left" w:pos="4485"/>
                <w:tab w:val="left" w:pos="5445"/>
              </w:tabs>
              <w:jc w:val="both"/>
              <w:rPr>
                <w:sz w:val="20"/>
                <w:szCs w:val="20"/>
                <w:vertAlign w:val="baseline"/>
              </w:rPr>
            </w:pPr>
            <w:r w:rsidDel="00000000" w:rsidR="00000000" w:rsidRPr="00000000">
              <w:rPr>
                <w:b w:val="1"/>
                <w:sz w:val="20"/>
                <w:szCs w:val="20"/>
                <w:vertAlign w:val="baseline"/>
                <w:rtl w:val="0"/>
              </w:rPr>
              <w:t xml:space="preserve">Ejemplo: </w:t>
            </w:r>
            <w:r w:rsidDel="00000000" w:rsidR="00000000" w:rsidRPr="00000000">
              <w:rPr>
                <w:sz w:val="20"/>
                <w:szCs w:val="20"/>
                <w:vertAlign w:val="baseline"/>
                <w:rtl w:val="0"/>
              </w:rPr>
              <w:t xml:space="preserve">se tiene una tasa 12% Nominal Trimestral (NT), se solicita hallar la tasa Nominal Anual (NA).</w:t>
            </w:r>
          </w:p>
          <w:p w:rsidR="00000000" w:rsidDel="00000000" w:rsidP="00000000" w:rsidRDefault="00000000" w:rsidRPr="00000000" w14:paraId="00000214">
            <w:pPr>
              <w:tabs>
                <w:tab w:val="left" w:pos="4320"/>
                <w:tab w:val="left" w:pos="4485"/>
                <w:tab w:val="left" w:pos="5445"/>
              </w:tabs>
              <w:jc w:val="both"/>
              <w:rPr>
                <w:b w:val="0"/>
                <w:sz w:val="20"/>
                <w:szCs w:val="20"/>
                <w:vertAlign w:val="baseline"/>
              </w:rPr>
            </w:pPr>
            <w:r w:rsidDel="00000000" w:rsidR="00000000" w:rsidRPr="00000000">
              <w:rPr>
                <w:rtl w:val="0"/>
              </w:rPr>
            </w:r>
          </w:p>
          <w:p w:rsidR="00000000" w:rsidDel="00000000" w:rsidP="00000000" w:rsidRDefault="00000000" w:rsidRPr="00000000" w14:paraId="00000215">
            <w:pPr>
              <w:tabs>
                <w:tab w:val="left" w:pos="4320"/>
                <w:tab w:val="left" w:pos="4485"/>
                <w:tab w:val="left" w:pos="5445"/>
              </w:tabs>
              <w:jc w:val="both"/>
              <w:rPr>
                <w:b w:val="0"/>
                <w:sz w:val="20"/>
                <w:szCs w:val="20"/>
                <w:vertAlign w:val="baseline"/>
              </w:rPr>
            </w:pPr>
            <w:r w:rsidDel="00000000" w:rsidR="00000000" w:rsidRPr="00000000">
              <w:rPr>
                <w:b w:val="1"/>
                <w:sz w:val="20"/>
                <w:szCs w:val="20"/>
                <w:vertAlign w:val="baseline"/>
                <w:rtl w:val="0"/>
              </w:rPr>
              <w:t xml:space="preserve">n = 12 * 4</w:t>
            </w:r>
            <w:r w:rsidDel="00000000" w:rsidR="00000000" w:rsidRPr="00000000">
              <w:rPr>
                <w:rtl w:val="0"/>
              </w:rPr>
            </w:r>
          </w:p>
          <w:p w:rsidR="00000000" w:rsidDel="00000000" w:rsidP="00000000" w:rsidRDefault="00000000" w:rsidRPr="00000000" w14:paraId="00000216">
            <w:pPr>
              <w:tabs>
                <w:tab w:val="left" w:pos="4320"/>
                <w:tab w:val="left" w:pos="4485"/>
                <w:tab w:val="left" w:pos="5445"/>
              </w:tabs>
              <w:jc w:val="both"/>
              <w:rPr>
                <w:b w:val="0"/>
                <w:sz w:val="20"/>
                <w:szCs w:val="20"/>
                <w:vertAlign w:val="baseline"/>
              </w:rPr>
            </w:pPr>
            <w:r w:rsidDel="00000000" w:rsidR="00000000" w:rsidRPr="00000000">
              <w:rPr>
                <w:rtl w:val="0"/>
              </w:rPr>
            </w:r>
          </w:p>
          <w:p w:rsidR="00000000" w:rsidDel="00000000" w:rsidP="00000000" w:rsidRDefault="00000000" w:rsidRPr="00000000" w14:paraId="00000217">
            <w:pPr>
              <w:tabs>
                <w:tab w:val="left" w:pos="4320"/>
                <w:tab w:val="left" w:pos="4485"/>
                <w:tab w:val="left" w:pos="5445"/>
              </w:tabs>
              <w:jc w:val="both"/>
              <w:rPr>
                <w:b w:val="0"/>
                <w:sz w:val="20"/>
                <w:szCs w:val="20"/>
                <w:vertAlign w:val="baseline"/>
              </w:rPr>
            </w:pPr>
            <w:r w:rsidDel="00000000" w:rsidR="00000000" w:rsidRPr="00000000">
              <w:rPr>
                <w:b w:val="1"/>
                <w:sz w:val="20"/>
                <w:szCs w:val="20"/>
                <w:vertAlign w:val="baseline"/>
                <w:rtl w:val="0"/>
              </w:rPr>
              <w:t xml:space="preserve">n = 48% Nominal Anual (NA)</w:t>
            </w:r>
            <w:r w:rsidDel="00000000" w:rsidR="00000000" w:rsidRPr="00000000">
              <w:rPr>
                <w:rtl w:val="0"/>
              </w:rPr>
            </w:r>
          </w:p>
          <w:p w:rsidR="00000000" w:rsidDel="00000000" w:rsidP="00000000" w:rsidRDefault="00000000" w:rsidRPr="00000000" w14:paraId="00000218">
            <w:pPr>
              <w:tabs>
                <w:tab w:val="left" w:pos="4320"/>
                <w:tab w:val="left" w:pos="4485"/>
                <w:tab w:val="left" w:pos="5445"/>
              </w:tabs>
              <w:jc w:val="both"/>
              <w:rPr>
                <w:b w:val="0"/>
                <w:sz w:val="20"/>
                <w:szCs w:val="20"/>
                <w:vertAlign w:val="baseline"/>
              </w:rPr>
            </w:pPr>
            <w:r w:rsidDel="00000000" w:rsidR="00000000" w:rsidRPr="00000000">
              <w:rPr>
                <w:rtl w:val="0"/>
              </w:rPr>
            </w:r>
          </w:p>
          <w:p w:rsidR="00000000" w:rsidDel="00000000" w:rsidP="00000000" w:rsidRDefault="00000000" w:rsidRPr="00000000" w14:paraId="00000219">
            <w:pPr>
              <w:tabs>
                <w:tab w:val="left" w:pos="4320"/>
                <w:tab w:val="left" w:pos="4485"/>
                <w:tab w:val="left" w:pos="5445"/>
              </w:tabs>
              <w:jc w:val="both"/>
              <w:rPr>
                <w:sz w:val="20"/>
                <w:szCs w:val="20"/>
                <w:vertAlign w:val="baseline"/>
              </w:rPr>
            </w:pPr>
            <w:r w:rsidDel="00000000" w:rsidR="00000000" w:rsidRPr="00000000">
              <w:rPr>
                <w:sz w:val="20"/>
                <w:szCs w:val="20"/>
                <w:vertAlign w:val="baseline"/>
                <w:rtl w:val="0"/>
              </w:rPr>
              <w:t xml:space="preserve">Se multiplica por cuatro (4), </w:t>
            </w:r>
            <w:r w:rsidDel="00000000" w:rsidR="00000000" w:rsidRPr="00000000">
              <w:rPr>
                <w:sz w:val="20"/>
                <w:szCs w:val="20"/>
                <w:highlight w:val="magenta"/>
                <w:vertAlign w:val="baseline"/>
                <w:rtl w:val="0"/>
              </w:rPr>
              <w:t xml:space="preserve">teniendo que</w:t>
            </w:r>
            <w:r w:rsidDel="00000000" w:rsidR="00000000" w:rsidRPr="00000000">
              <w:rPr>
                <w:sz w:val="20"/>
                <w:szCs w:val="20"/>
                <w:vertAlign w:val="baseline"/>
                <w:rtl w:val="0"/>
              </w:rPr>
              <w:t xml:space="preserve"> son los trimestres de un año.</w:t>
            </w:r>
          </w:p>
          <w:p w:rsidR="00000000" w:rsidDel="00000000" w:rsidP="00000000" w:rsidRDefault="00000000" w:rsidRPr="00000000" w14:paraId="0000021A">
            <w:pPr>
              <w:tabs>
                <w:tab w:val="left" w:pos="4320"/>
                <w:tab w:val="left" w:pos="4485"/>
                <w:tab w:val="left" w:pos="5445"/>
              </w:tabs>
              <w:rPr>
                <w:b w:val="0"/>
                <w:color w:val="000000"/>
                <w:sz w:val="20"/>
                <w:szCs w:val="20"/>
                <w:vertAlign w:val="baseline"/>
              </w:rPr>
            </w:pPr>
            <w:r w:rsidDel="00000000" w:rsidR="00000000" w:rsidRPr="00000000">
              <w:rPr>
                <w:rtl w:val="0"/>
              </w:rPr>
            </w:r>
          </w:p>
          <w:p w:rsidR="00000000" w:rsidDel="00000000" w:rsidP="00000000" w:rsidRDefault="00000000" w:rsidRPr="00000000" w14:paraId="0000021B">
            <w:pPr>
              <w:tabs>
                <w:tab w:val="left" w:pos="4320"/>
                <w:tab w:val="left" w:pos="4485"/>
                <w:tab w:val="left" w:pos="5445"/>
              </w:tabs>
              <w:jc w:val="both"/>
              <w:rPr>
                <w:b w:val="0"/>
                <w:sz w:val="20"/>
                <w:szCs w:val="20"/>
                <w:vertAlign w:val="baseline"/>
              </w:rPr>
            </w:pPr>
            <w:r w:rsidDel="00000000" w:rsidR="00000000" w:rsidRPr="00000000">
              <w:rPr>
                <w:b w:val="1"/>
                <w:sz w:val="20"/>
                <w:szCs w:val="20"/>
                <w:highlight w:val="yellow"/>
                <w:vertAlign w:val="baseline"/>
                <w:rtl w:val="0"/>
              </w:rPr>
              <w:t xml:space="preserve">(P18)</w:t>
            </w:r>
            <w:r w:rsidDel="00000000" w:rsidR="00000000" w:rsidRPr="00000000">
              <w:rPr>
                <w:b w:val="1"/>
                <w:sz w:val="20"/>
                <w:szCs w:val="20"/>
                <w:vertAlign w:val="baseline"/>
                <w:rtl w:val="0"/>
              </w:rPr>
              <w:t xml:space="preserve"> 11.4 Tabla de amortización: </w:t>
            </w:r>
            <w:r w:rsidDel="00000000" w:rsidR="00000000" w:rsidRPr="00000000">
              <w:rPr>
                <w:rtl w:val="0"/>
              </w:rPr>
            </w:r>
          </w:p>
          <w:p w:rsidR="00000000" w:rsidDel="00000000" w:rsidP="00000000" w:rsidRDefault="00000000" w:rsidRPr="00000000" w14:paraId="0000021C">
            <w:pPr>
              <w:tabs>
                <w:tab w:val="left" w:pos="4320"/>
                <w:tab w:val="left" w:pos="4485"/>
                <w:tab w:val="left" w:pos="5445"/>
              </w:tabs>
              <w:jc w:val="both"/>
              <w:rPr>
                <w:b w:val="0"/>
                <w:sz w:val="20"/>
                <w:szCs w:val="20"/>
                <w:vertAlign w:val="baseline"/>
              </w:rPr>
            </w:pPr>
            <w:r w:rsidDel="00000000" w:rsidR="00000000" w:rsidRPr="00000000">
              <w:rPr>
                <w:rtl w:val="0"/>
              </w:rPr>
            </w:r>
          </w:p>
          <w:p w:rsidR="00000000" w:rsidDel="00000000" w:rsidP="00000000" w:rsidRDefault="00000000" w:rsidRPr="00000000" w14:paraId="0000021D">
            <w:pPr>
              <w:tabs>
                <w:tab w:val="left" w:pos="4320"/>
                <w:tab w:val="left" w:pos="4485"/>
                <w:tab w:val="left" w:pos="5445"/>
              </w:tabs>
              <w:jc w:val="both"/>
              <w:rPr>
                <w:sz w:val="20"/>
                <w:szCs w:val="20"/>
                <w:vertAlign w:val="baseline"/>
              </w:rPr>
            </w:pPr>
            <w:r w:rsidDel="00000000" w:rsidR="00000000" w:rsidRPr="00000000">
              <w:rPr>
                <w:sz w:val="20"/>
                <w:szCs w:val="20"/>
                <w:vertAlign w:val="baseline"/>
                <w:rtl w:val="0"/>
              </w:rPr>
              <w:t xml:space="preserve">Es una matriz que presenta las cuotas periódicas de un préstamo, teniendo en cuenta el capital inicial, los intereses generados y el abono que se realiza, conforme al acuerdo entre deudor y acreedor (Meza, 2017).</w:t>
            </w:r>
          </w:p>
          <w:p w:rsidR="00000000" w:rsidDel="00000000" w:rsidP="00000000" w:rsidRDefault="00000000" w:rsidRPr="00000000" w14:paraId="0000021E">
            <w:pPr>
              <w:tabs>
                <w:tab w:val="left" w:pos="4320"/>
                <w:tab w:val="left" w:pos="4485"/>
                <w:tab w:val="left" w:pos="5445"/>
              </w:tabs>
              <w:jc w:val="both"/>
              <w:rPr>
                <w:color w:val="000000"/>
                <w:sz w:val="20"/>
                <w:szCs w:val="20"/>
                <w:vertAlign w:val="baseline"/>
              </w:rPr>
            </w:pPr>
            <w:r w:rsidDel="00000000" w:rsidR="00000000" w:rsidRPr="00000000">
              <w:rPr>
                <w:rtl w:val="0"/>
              </w:rPr>
            </w:r>
          </w:p>
          <w:p w:rsidR="00000000" w:rsidDel="00000000" w:rsidP="00000000" w:rsidRDefault="00000000" w:rsidRPr="00000000" w14:paraId="0000021F">
            <w:pPr>
              <w:tabs>
                <w:tab w:val="left" w:pos="4320"/>
                <w:tab w:val="left" w:pos="4485"/>
                <w:tab w:val="left" w:pos="5445"/>
              </w:tabs>
              <w:jc w:val="both"/>
              <w:rPr>
                <w:sz w:val="20"/>
                <w:szCs w:val="20"/>
                <w:vertAlign w:val="baseline"/>
              </w:rPr>
            </w:pPr>
            <w:r w:rsidDel="00000000" w:rsidR="00000000" w:rsidRPr="00000000">
              <w:rPr>
                <w:sz w:val="20"/>
                <w:szCs w:val="20"/>
                <w:vertAlign w:val="baseline"/>
                <w:rtl w:val="0"/>
              </w:rPr>
              <w:t xml:space="preserve">Para elaborar la tabla de amortización, es importante analizar los siguientes conceptos: </w:t>
            </w:r>
          </w:p>
          <w:p w:rsidR="00000000" w:rsidDel="00000000" w:rsidP="00000000" w:rsidRDefault="00000000" w:rsidRPr="00000000" w14:paraId="00000220">
            <w:pPr>
              <w:tabs>
                <w:tab w:val="left" w:pos="4320"/>
                <w:tab w:val="left" w:pos="4485"/>
                <w:tab w:val="left" w:pos="5445"/>
              </w:tabs>
              <w:jc w:val="both"/>
              <w:rPr>
                <w:sz w:val="20"/>
                <w:szCs w:val="20"/>
                <w:vertAlign w:val="baseline"/>
              </w:rPr>
            </w:pPr>
            <w:r w:rsidDel="00000000" w:rsidR="00000000" w:rsidRPr="00000000">
              <w:rPr>
                <w:rtl w:val="0"/>
              </w:rPr>
            </w:r>
          </w:p>
          <w:p w:rsidR="00000000" w:rsidDel="00000000" w:rsidP="00000000" w:rsidRDefault="00000000" w:rsidRPr="00000000" w14:paraId="00000221">
            <w:pPr>
              <w:numPr>
                <w:ilvl w:val="0"/>
                <w:numId w:val="2"/>
              </w:numPr>
              <w:shd w:fill="ffffff" w:val="clear"/>
              <w:ind w:left="720" w:hanging="360"/>
              <w:jc w:val="both"/>
              <w:rPr>
                <w:sz w:val="20"/>
                <w:szCs w:val="20"/>
                <w:vertAlign w:val="baseline"/>
              </w:rPr>
            </w:pPr>
            <w:r w:rsidDel="00000000" w:rsidR="00000000" w:rsidRPr="00000000">
              <w:rPr>
                <w:sz w:val="20"/>
                <w:szCs w:val="20"/>
                <w:highlight w:val="yellow"/>
                <w:vertAlign w:val="baseline"/>
                <w:rtl w:val="0"/>
              </w:rPr>
              <w:t xml:space="preserve">(P19)</w:t>
            </w:r>
            <w:r w:rsidDel="00000000" w:rsidR="00000000" w:rsidRPr="00000000">
              <w:rPr>
                <w:sz w:val="20"/>
                <w:szCs w:val="20"/>
                <w:vertAlign w:val="baseline"/>
                <w:rtl w:val="0"/>
              </w:rPr>
              <w:t xml:space="preserve"> </w:t>
            </w:r>
            <w:r w:rsidDel="00000000" w:rsidR="00000000" w:rsidRPr="00000000">
              <w:rPr>
                <w:b w:val="1"/>
                <w:sz w:val="20"/>
                <w:szCs w:val="20"/>
                <w:vertAlign w:val="baseline"/>
                <w:rtl w:val="0"/>
              </w:rPr>
              <w:t xml:space="preserve">Tasa (i):</w:t>
            </w:r>
            <w:r w:rsidDel="00000000" w:rsidR="00000000" w:rsidRPr="00000000">
              <w:rPr>
                <w:sz w:val="20"/>
                <w:szCs w:val="20"/>
                <w:vertAlign w:val="baseline"/>
                <w:rtl w:val="0"/>
              </w:rPr>
              <w:t xml:space="preserve"> porcentaje que se aplica al valor de la deuda, teniendo en cuenta la igualdad entre el periodo de capitalización y periodo de tiempo.</w:t>
            </w:r>
          </w:p>
          <w:p w:rsidR="00000000" w:rsidDel="00000000" w:rsidP="00000000" w:rsidRDefault="00000000" w:rsidRPr="00000000" w14:paraId="00000222">
            <w:pPr>
              <w:numPr>
                <w:ilvl w:val="0"/>
                <w:numId w:val="1"/>
              </w:numPr>
              <w:shd w:fill="ffffff" w:val="clear"/>
              <w:ind w:left="720" w:hanging="360"/>
              <w:jc w:val="both"/>
              <w:rPr>
                <w:sz w:val="20"/>
                <w:szCs w:val="20"/>
                <w:vertAlign w:val="baseline"/>
              </w:rPr>
            </w:pPr>
            <w:r w:rsidDel="00000000" w:rsidR="00000000" w:rsidRPr="00000000">
              <w:rPr>
                <w:sz w:val="20"/>
                <w:szCs w:val="20"/>
                <w:highlight w:val="yellow"/>
                <w:vertAlign w:val="baseline"/>
                <w:rtl w:val="0"/>
              </w:rPr>
              <w:t xml:space="preserve">(P20)</w:t>
            </w:r>
            <w:r w:rsidDel="00000000" w:rsidR="00000000" w:rsidRPr="00000000">
              <w:rPr>
                <w:sz w:val="20"/>
                <w:szCs w:val="20"/>
                <w:vertAlign w:val="baseline"/>
                <w:rtl w:val="0"/>
              </w:rPr>
              <w:t xml:space="preserve"> </w:t>
            </w:r>
            <w:r w:rsidDel="00000000" w:rsidR="00000000" w:rsidRPr="00000000">
              <w:rPr>
                <w:b w:val="1"/>
                <w:sz w:val="20"/>
                <w:szCs w:val="20"/>
                <w:vertAlign w:val="baseline"/>
                <w:rtl w:val="0"/>
              </w:rPr>
              <w:t xml:space="preserve">Capital prestado (C</w:t>
            </w:r>
            <w:r w:rsidDel="00000000" w:rsidR="00000000" w:rsidRPr="00000000">
              <w:rPr>
                <w:b w:val="1"/>
                <w:sz w:val="20"/>
                <w:szCs w:val="20"/>
                <w:vertAlign w:val="subscript"/>
                <w:rtl w:val="0"/>
              </w:rPr>
              <w:t xml:space="preserve">0</w:t>
            </w:r>
            <w:r w:rsidDel="00000000" w:rsidR="00000000" w:rsidRPr="00000000">
              <w:rPr>
                <w:b w:val="1"/>
                <w:sz w:val="20"/>
                <w:szCs w:val="20"/>
                <w:vertAlign w:val="baseline"/>
                <w:rtl w:val="0"/>
              </w:rPr>
              <w:t xml:space="preserve">):</w:t>
            </w:r>
            <w:r w:rsidDel="00000000" w:rsidR="00000000" w:rsidRPr="00000000">
              <w:rPr>
                <w:sz w:val="20"/>
                <w:szCs w:val="20"/>
                <w:vertAlign w:val="baseline"/>
                <w:rtl w:val="0"/>
              </w:rPr>
              <w:t xml:space="preserve"> valor del préstamo, este se tiene en cuenta para determinar la cuota junto con las condiciones pactadas.</w:t>
            </w:r>
          </w:p>
          <w:p w:rsidR="00000000" w:rsidDel="00000000" w:rsidP="00000000" w:rsidRDefault="00000000" w:rsidRPr="00000000" w14:paraId="00000223">
            <w:pPr>
              <w:numPr>
                <w:ilvl w:val="0"/>
                <w:numId w:val="1"/>
              </w:numPr>
              <w:shd w:fill="ffffff" w:val="clear"/>
              <w:spacing w:before="0" w:lineRule="auto"/>
              <w:ind w:left="720" w:hanging="360"/>
              <w:jc w:val="both"/>
              <w:rPr>
                <w:sz w:val="20"/>
                <w:szCs w:val="20"/>
                <w:vertAlign w:val="baseline"/>
              </w:rPr>
            </w:pPr>
            <w:r w:rsidDel="00000000" w:rsidR="00000000" w:rsidRPr="00000000">
              <w:rPr>
                <w:sz w:val="20"/>
                <w:szCs w:val="20"/>
                <w:highlight w:val="yellow"/>
                <w:vertAlign w:val="baseline"/>
                <w:rtl w:val="0"/>
              </w:rPr>
              <w:t xml:space="preserve">(P21)</w:t>
            </w:r>
            <w:r w:rsidDel="00000000" w:rsidR="00000000" w:rsidRPr="00000000">
              <w:rPr>
                <w:sz w:val="20"/>
                <w:szCs w:val="20"/>
                <w:vertAlign w:val="baseline"/>
                <w:rtl w:val="0"/>
              </w:rPr>
              <w:t xml:space="preserve"> </w:t>
            </w:r>
            <w:r w:rsidDel="00000000" w:rsidR="00000000" w:rsidRPr="00000000">
              <w:rPr>
                <w:b w:val="1"/>
                <w:sz w:val="20"/>
                <w:szCs w:val="20"/>
                <w:vertAlign w:val="baseline"/>
                <w:rtl w:val="0"/>
              </w:rPr>
              <w:t xml:space="preserve">Periodicidad (n):</w:t>
            </w:r>
            <w:r w:rsidDel="00000000" w:rsidR="00000000" w:rsidRPr="00000000">
              <w:rPr>
                <w:sz w:val="20"/>
                <w:szCs w:val="20"/>
                <w:vertAlign w:val="baseline"/>
                <w:rtl w:val="0"/>
              </w:rPr>
              <w:t xml:space="preserve"> tiempo acordado para cancelar la deuda, se define en número de cuotas.</w:t>
            </w:r>
          </w:p>
          <w:p w:rsidR="00000000" w:rsidDel="00000000" w:rsidP="00000000" w:rsidRDefault="00000000" w:rsidRPr="00000000" w14:paraId="00000224">
            <w:pPr>
              <w:numPr>
                <w:ilvl w:val="0"/>
                <w:numId w:val="1"/>
              </w:numPr>
              <w:shd w:fill="ffffff" w:val="clear"/>
              <w:spacing w:before="0" w:lineRule="auto"/>
              <w:ind w:left="720" w:hanging="360"/>
              <w:jc w:val="both"/>
              <w:rPr>
                <w:sz w:val="20"/>
                <w:szCs w:val="20"/>
                <w:vertAlign w:val="baseline"/>
              </w:rPr>
            </w:pPr>
            <w:r w:rsidDel="00000000" w:rsidR="00000000" w:rsidRPr="00000000">
              <w:rPr>
                <w:sz w:val="20"/>
                <w:szCs w:val="20"/>
                <w:highlight w:val="yellow"/>
                <w:vertAlign w:val="baseline"/>
                <w:rtl w:val="0"/>
              </w:rPr>
              <w:t xml:space="preserve">(P22)</w:t>
            </w:r>
            <w:r w:rsidDel="00000000" w:rsidR="00000000" w:rsidRPr="00000000">
              <w:rPr>
                <w:sz w:val="20"/>
                <w:szCs w:val="20"/>
                <w:vertAlign w:val="baseline"/>
                <w:rtl w:val="0"/>
              </w:rPr>
              <w:t xml:space="preserve"> </w:t>
            </w:r>
            <w:r w:rsidDel="00000000" w:rsidR="00000000" w:rsidRPr="00000000">
              <w:rPr>
                <w:b w:val="1"/>
                <w:sz w:val="20"/>
                <w:szCs w:val="20"/>
                <w:vertAlign w:val="baseline"/>
                <w:rtl w:val="0"/>
              </w:rPr>
              <w:t xml:space="preserve">Cuota periódica constante (a):</w:t>
            </w:r>
            <w:r w:rsidDel="00000000" w:rsidR="00000000" w:rsidRPr="00000000">
              <w:rPr>
                <w:sz w:val="20"/>
                <w:szCs w:val="20"/>
                <w:vertAlign w:val="baseline"/>
                <w:rtl w:val="0"/>
              </w:rPr>
              <w:t xml:space="preserve"> corresponde al valor de la cuota fija.</w:t>
            </w:r>
          </w:p>
          <w:p w:rsidR="00000000" w:rsidDel="00000000" w:rsidP="00000000" w:rsidRDefault="00000000" w:rsidRPr="00000000" w14:paraId="00000225">
            <w:pPr>
              <w:shd w:fill="ffffff" w:val="clear"/>
              <w:spacing w:before="280" w:lineRule="auto"/>
              <w:jc w:val="both"/>
              <w:rPr>
                <w:sz w:val="20"/>
                <w:szCs w:val="20"/>
                <w:vertAlign w:val="baseline"/>
              </w:rPr>
            </w:pPr>
            <w:r w:rsidDel="00000000" w:rsidR="00000000" w:rsidRPr="00000000">
              <w:rPr>
                <w:sz w:val="20"/>
                <w:szCs w:val="20"/>
                <w:highlight w:val="yellow"/>
                <w:vertAlign w:val="baseline"/>
                <w:rtl w:val="0"/>
              </w:rPr>
              <w:t xml:space="preserve">(P23)</w:t>
            </w:r>
            <w:r w:rsidDel="00000000" w:rsidR="00000000" w:rsidRPr="00000000">
              <w:rPr>
                <w:sz w:val="20"/>
                <w:szCs w:val="20"/>
                <w:vertAlign w:val="baseline"/>
                <w:rtl w:val="0"/>
              </w:rPr>
              <w:t xml:space="preserve"> </w:t>
            </w:r>
            <w:r w:rsidDel="00000000" w:rsidR="00000000" w:rsidRPr="00000000">
              <w:rPr>
                <w:b w:val="1"/>
                <w:sz w:val="20"/>
                <w:szCs w:val="20"/>
                <w:vertAlign w:val="baseline"/>
                <w:rtl w:val="0"/>
              </w:rPr>
              <w:t xml:space="preserve">Ejemplo 1:</w:t>
            </w:r>
            <w:r w:rsidDel="00000000" w:rsidR="00000000" w:rsidRPr="00000000">
              <w:rPr>
                <w:sz w:val="20"/>
                <w:szCs w:val="20"/>
                <w:vertAlign w:val="baseline"/>
                <w:rtl w:val="0"/>
              </w:rPr>
              <w:t xml:space="preserve"> la siguiente tabla de amortización presenta el método francés, donde se establece la cuota fija en el periodo de pago acordado.</w:t>
            </w:r>
          </w:p>
          <w:p w:rsidR="00000000" w:rsidDel="00000000" w:rsidP="00000000" w:rsidRDefault="00000000" w:rsidRPr="00000000" w14:paraId="00000226">
            <w:pPr>
              <w:shd w:fill="ffffff" w:val="clear"/>
              <w:spacing w:before="280" w:lineRule="auto"/>
              <w:rPr>
                <w:sz w:val="20"/>
                <w:szCs w:val="20"/>
                <w:vertAlign w:val="baseline"/>
              </w:rPr>
            </w:pPr>
            <w:r w:rsidDel="00000000" w:rsidR="00000000" w:rsidRPr="00000000">
              <w:rPr>
                <w:sz w:val="20"/>
                <w:szCs w:val="20"/>
                <w:vertAlign w:val="baseline"/>
                <w:rtl w:val="0"/>
              </w:rPr>
              <w:t xml:space="preserve">La empresa Supercueros SAS, realiza un préstamo por valor de $12.000.000, a una tasa del 1,7% EM, por un periodo de tiempo de 6 meses.</w:t>
            </w:r>
          </w:p>
          <w:p w:rsidR="00000000" w:rsidDel="00000000" w:rsidP="00000000" w:rsidRDefault="00000000" w:rsidRPr="00000000" w14:paraId="00000227">
            <w:pPr>
              <w:shd w:fill="ffffff" w:val="clear"/>
              <w:spacing w:before="280" w:lineRule="auto"/>
              <w:rPr>
                <w:sz w:val="20"/>
                <w:szCs w:val="20"/>
                <w:vertAlign w:val="baseline"/>
              </w:rPr>
            </w:pPr>
            <w:r w:rsidDel="00000000" w:rsidR="00000000" w:rsidRPr="00000000">
              <w:rPr>
                <w:rtl w:val="0"/>
              </w:rPr>
            </w:r>
          </w:p>
          <w:tbl>
            <w:tblPr>
              <w:tblStyle w:val="Table10"/>
              <w:tblW w:w="4082.0" w:type="dxa"/>
              <w:jc w:val="center"/>
              <w:tblLayout w:type="fixed"/>
              <w:tblLook w:val="0000"/>
            </w:tblPr>
            <w:tblGrid>
              <w:gridCol w:w="1275"/>
              <w:gridCol w:w="1607"/>
              <w:gridCol w:w="1200"/>
              <w:tblGridChange w:id="0">
                <w:tblGrid>
                  <w:gridCol w:w="1275"/>
                  <w:gridCol w:w="1607"/>
                  <w:gridCol w:w="1200"/>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8">
                  <w:pPr>
                    <w:rPr>
                      <w:color w:val="000000"/>
                      <w:sz w:val="20"/>
                      <w:szCs w:val="20"/>
                      <w:highlight w:val="magenta"/>
                      <w:vertAlign w:val="baseline"/>
                    </w:rPr>
                  </w:pPr>
                  <w:r w:rsidDel="00000000" w:rsidR="00000000" w:rsidRPr="00000000">
                    <w:rPr>
                      <w:color w:val="000000"/>
                      <w:sz w:val="20"/>
                      <w:szCs w:val="20"/>
                      <w:highlight w:val="magenta"/>
                      <w:vertAlign w:val="baseline"/>
                      <w:rtl w:val="0"/>
                    </w:rPr>
                    <w:t xml:space="preserve">PRESTAMO</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9">
                  <w:pPr>
                    <w:rPr>
                      <w:color w:val="000000"/>
                      <w:sz w:val="20"/>
                      <w:szCs w:val="20"/>
                      <w:vertAlign w:val="baseline"/>
                    </w:rPr>
                  </w:pPr>
                  <w:r w:rsidDel="00000000" w:rsidR="00000000" w:rsidRPr="00000000">
                    <w:rPr>
                      <w:color w:val="000000"/>
                      <w:sz w:val="20"/>
                      <w:szCs w:val="20"/>
                      <w:vertAlign w:val="baseline"/>
                      <w:rtl w:val="0"/>
                    </w:rPr>
                    <w:t xml:space="preserve"> $     12.000.000 </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A">
                  <w:pPr>
                    <w:rPr>
                      <w:color w:val="000000"/>
                      <w:sz w:val="20"/>
                      <w:szCs w:val="20"/>
                      <w:vertAlign w:val="baseline"/>
                    </w:rPr>
                  </w:pPr>
                  <w:r w:rsidDel="00000000" w:rsidR="00000000" w:rsidRPr="00000000">
                    <w:rPr>
                      <w:color w:val="000000"/>
                      <w:sz w:val="20"/>
                      <w:szCs w:val="20"/>
                      <w:vertAlign w:val="baseline"/>
                      <w:rtl w:val="0"/>
                    </w:rPr>
                    <w:t xml:space="preserve"> </w:t>
                  </w:r>
                </w:p>
              </w:tc>
            </w:tr>
            <w:tr>
              <w:trPr>
                <w:trHeight w:val="300"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2B">
                  <w:pPr>
                    <w:rPr>
                      <w:color w:val="000000"/>
                      <w:sz w:val="20"/>
                      <w:szCs w:val="20"/>
                      <w:vertAlign w:val="baseline"/>
                    </w:rPr>
                  </w:pPr>
                  <w:r w:rsidDel="00000000" w:rsidR="00000000" w:rsidRPr="00000000">
                    <w:rPr>
                      <w:color w:val="000000"/>
                      <w:sz w:val="20"/>
                      <w:szCs w:val="20"/>
                      <w:vertAlign w:val="baseline"/>
                      <w:rtl w:val="0"/>
                    </w:rPr>
                    <w:t xml:space="preserve">TASA</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2C">
                  <w:pPr>
                    <w:jc w:val="right"/>
                    <w:rPr>
                      <w:color w:val="000000"/>
                      <w:sz w:val="20"/>
                      <w:szCs w:val="20"/>
                      <w:vertAlign w:val="baseline"/>
                    </w:rPr>
                  </w:pPr>
                  <w:r w:rsidDel="00000000" w:rsidR="00000000" w:rsidRPr="00000000">
                    <w:rPr>
                      <w:color w:val="000000"/>
                      <w:sz w:val="20"/>
                      <w:szCs w:val="20"/>
                      <w:vertAlign w:val="baseline"/>
                      <w:rtl w:val="0"/>
                    </w:rPr>
                    <w:t xml:space="preserve">1,70%</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2D">
                  <w:pPr>
                    <w:rPr>
                      <w:color w:val="000000"/>
                      <w:sz w:val="20"/>
                      <w:szCs w:val="20"/>
                      <w:vertAlign w:val="baseline"/>
                    </w:rPr>
                  </w:pPr>
                  <w:r w:rsidDel="00000000" w:rsidR="00000000" w:rsidRPr="00000000">
                    <w:rPr>
                      <w:color w:val="000000"/>
                      <w:sz w:val="20"/>
                      <w:szCs w:val="20"/>
                      <w:vertAlign w:val="baseline"/>
                      <w:rtl w:val="0"/>
                    </w:rPr>
                    <w:t xml:space="preserve">MENSUAL</w:t>
                  </w:r>
                </w:p>
              </w:tc>
            </w:tr>
            <w:tr>
              <w:trPr>
                <w:trHeight w:val="300"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2E">
                  <w:pPr>
                    <w:rPr>
                      <w:color w:val="000000"/>
                      <w:sz w:val="20"/>
                      <w:szCs w:val="20"/>
                      <w:vertAlign w:val="baseline"/>
                    </w:rPr>
                  </w:pPr>
                  <w:r w:rsidDel="00000000" w:rsidR="00000000" w:rsidRPr="00000000">
                    <w:rPr>
                      <w:color w:val="000000"/>
                      <w:sz w:val="20"/>
                      <w:szCs w:val="20"/>
                      <w:vertAlign w:val="baseline"/>
                      <w:rtl w:val="0"/>
                    </w:rPr>
                    <w:t xml:space="preserve">PERIODO</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2F">
                  <w:pPr>
                    <w:jc w:val="right"/>
                    <w:rPr>
                      <w:color w:val="000000"/>
                      <w:sz w:val="20"/>
                      <w:szCs w:val="20"/>
                      <w:vertAlign w:val="baseline"/>
                    </w:rPr>
                  </w:pPr>
                  <w:r w:rsidDel="00000000" w:rsidR="00000000" w:rsidRPr="00000000">
                    <w:rPr>
                      <w:color w:val="000000"/>
                      <w:sz w:val="20"/>
                      <w:szCs w:val="20"/>
                      <w:vertAlign w:val="baseline"/>
                      <w:rtl w:val="0"/>
                    </w:rPr>
                    <w:t xml:space="preserve">6</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30">
                  <w:pPr>
                    <w:rPr>
                      <w:color w:val="000000"/>
                      <w:sz w:val="20"/>
                      <w:szCs w:val="20"/>
                      <w:vertAlign w:val="baseline"/>
                    </w:rPr>
                  </w:pPr>
                  <w:r w:rsidDel="00000000" w:rsidR="00000000" w:rsidRPr="00000000">
                    <w:rPr>
                      <w:color w:val="000000"/>
                      <w:sz w:val="20"/>
                      <w:szCs w:val="20"/>
                      <w:vertAlign w:val="baseline"/>
                      <w:rtl w:val="0"/>
                    </w:rPr>
                    <w:t xml:space="preserve"> </w:t>
                  </w:r>
                </w:p>
              </w:tc>
            </w:tr>
          </w:tbl>
          <w:p w:rsidR="00000000" w:rsidDel="00000000" w:rsidP="00000000" w:rsidRDefault="00000000" w:rsidRPr="00000000" w14:paraId="00000231">
            <w:pPr>
              <w:shd w:fill="ffffff" w:val="clear"/>
              <w:spacing w:before="280" w:lineRule="auto"/>
              <w:jc w:val="center"/>
              <w:rPr>
                <w:sz w:val="20"/>
                <w:szCs w:val="20"/>
                <w:vertAlign w:val="baseline"/>
              </w:rPr>
            </w:pPr>
            <w:r w:rsidDel="00000000" w:rsidR="00000000" w:rsidRPr="00000000">
              <w:rPr>
                <w:sz w:val="20"/>
                <w:szCs w:val="20"/>
                <w:vertAlign w:val="baseline"/>
                <w:rtl w:val="0"/>
              </w:rPr>
              <w:t xml:space="preserve">Fuente: elaboración propia</w:t>
            </w:r>
          </w:p>
          <w:p w:rsidR="00000000" w:rsidDel="00000000" w:rsidP="00000000" w:rsidRDefault="00000000" w:rsidRPr="00000000" w14:paraId="00000232">
            <w:pPr>
              <w:shd w:fill="ffffff" w:val="clear"/>
              <w:spacing w:before="280" w:lineRule="auto"/>
              <w:rPr>
                <w:sz w:val="20"/>
                <w:szCs w:val="20"/>
                <w:vertAlign w:val="baseline"/>
              </w:rPr>
            </w:pPr>
            <w:r w:rsidDel="00000000" w:rsidR="00000000" w:rsidRPr="00000000">
              <w:rPr>
                <w:rtl w:val="0"/>
              </w:rPr>
            </w:r>
          </w:p>
          <w:tbl>
            <w:tblPr>
              <w:tblStyle w:val="Table11"/>
              <w:tblW w:w="5956.0" w:type="dxa"/>
              <w:jc w:val="left"/>
              <w:tblLayout w:type="fixed"/>
              <w:tblLook w:val="0000"/>
            </w:tblPr>
            <w:tblGrid>
              <w:gridCol w:w="286"/>
              <w:gridCol w:w="1351"/>
              <w:gridCol w:w="1200"/>
              <w:gridCol w:w="1559"/>
              <w:gridCol w:w="1560"/>
              <w:tblGridChange w:id="0">
                <w:tblGrid>
                  <w:gridCol w:w="286"/>
                  <w:gridCol w:w="1351"/>
                  <w:gridCol w:w="1200"/>
                  <w:gridCol w:w="1559"/>
                  <w:gridCol w:w="1560"/>
                </w:tblGrid>
              </w:tblGridChange>
            </w:tblGrid>
            <w:tr>
              <w:trPr>
                <w:trHeight w:val="2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3">
                  <w:pPr>
                    <w:jc w:val="center"/>
                    <w:rPr>
                      <w:b w:val="0"/>
                      <w:color w:val="000000"/>
                      <w:sz w:val="18"/>
                      <w:szCs w:val="18"/>
                      <w:vertAlign w:val="baseline"/>
                    </w:rPr>
                  </w:pPr>
                  <w:r w:rsidDel="00000000" w:rsidR="00000000" w:rsidRPr="00000000">
                    <w:rPr>
                      <w:b w:val="1"/>
                      <w:color w:val="000000"/>
                      <w:sz w:val="18"/>
                      <w:szCs w:val="18"/>
                      <w:vertAlign w:val="baseline"/>
                      <w:rtl w:val="0"/>
                    </w:rPr>
                    <w:t xml:space="preserve">No</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234">
                  <w:pPr>
                    <w:jc w:val="center"/>
                    <w:rPr>
                      <w:b w:val="0"/>
                      <w:color w:val="000000"/>
                      <w:sz w:val="18"/>
                      <w:szCs w:val="18"/>
                      <w:vertAlign w:val="baseline"/>
                    </w:rPr>
                  </w:pPr>
                  <w:r w:rsidDel="00000000" w:rsidR="00000000" w:rsidRPr="00000000">
                    <w:rPr>
                      <w:b w:val="1"/>
                      <w:color w:val="000000"/>
                      <w:sz w:val="18"/>
                      <w:szCs w:val="18"/>
                      <w:vertAlign w:val="baseline"/>
                      <w:rtl w:val="0"/>
                    </w:rPr>
                    <w:t xml:space="preserve">CUOTA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235">
                  <w:pPr>
                    <w:jc w:val="center"/>
                    <w:rPr>
                      <w:b w:val="0"/>
                      <w:color w:val="000000"/>
                      <w:sz w:val="18"/>
                      <w:szCs w:val="18"/>
                      <w:highlight w:val="magenta"/>
                      <w:vertAlign w:val="baseline"/>
                    </w:rPr>
                  </w:pPr>
                  <w:r w:rsidDel="00000000" w:rsidR="00000000" w:rsidRPr="00000000">
                    <w:rPr>
                      <w:b w:val="1"/>
                      <w:color w:val="000000"/>
                      <w:sz w:val="18"/>
                      <w:szCs w:val="18"/>
                      <w:highlight w:val="magenta"/>
                      <w:vertAlign w:val="baseline"/>
                      <w:rtl w:val="0"/>
                    </w:rPr>
                    <w:t xml:space="preserve">INTERES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236">
                  <w:pPr>
                    <w:jc w:val="center"/>
                    <w:rPr>
                      <w:b w:val="0"/>
                      <w:color w:val="000000"/>
                      <w:sz w:val="18"/>
                      <w:szCs w:val="18"/>
                      <w:vertAlign w:val="baseline"/>
                    </w:rPr>
                  </w:pPr>
                  <w:r w:rsidDel="00000000" w:rsidR="00000000" w:rsidRPr="00000000">
                    <w:rPr>
                      <w:b w:val="1"/>
                      <w:color w:val="000000"/>
                      <w:sz w:val="18"/>
                      <w:szCs w:val="18"/>
                      <w:vertAlign w:val="baseline"/>
                      <w:rtl w:val="0"/>
                    </w:rPr>
                    <w:t xml:space="preserve">AMORTIZACIÓN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237">
                  <w:pPr>
                    <w:jc w:val="center"/>
                    <w:rPr>
                      <w:b w:val="0"/>
                      <w:color w:val="000000"/>
                      <w:sz w:val="18"/>
                      <w:szCs w:val="18"/>
                      <w:vertAlign w:val="baseline"/>
                    </w:rPr>
                  </w:pPr>
                  <w:r w:rsidDel="00000000" w:rsidR="00000000" w:rsidRPr="00000000">
                    <w:rPr>
                      <w:b w:val="1"/>
                      <w:color w:val="000000"/>
                      <w:sz w:val="18"/>
                      <w:szCs w:val="18"/>
                      <w:vertAlign w:val="baseline"/>
                      <w:rtl w:val="0"/>
                    </w:rPr>
                    <w:t xml:space="preserve">SALDO</w:t>
                  </w:r>
                  <w:r w:rsidDel="00000000" w:rsidR="00000000" w:rsidRPr="00000000">
                    <w:rPr>
                      <w:rtl w:val="0"/>
                    </w:rPr>
                  </w:r>
                </w:p>
              </w:tc>
            </w:tr>
            <w:tr>
              <w:trPr>
                <w:trHeight w:val="220"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38">
                  <w:pPr>
                    <w:jc w:val="right"/>
                    <w:rPr>
                      <w:color w:val="000000"/>
                      <w:sz w:val="18"/>
                      <w:szCs w:val="18"/>
                      <w:vertAlign w:val="baseline"/>
                    </w:rPr>
                  </w:pPr>
                  <w:r w:rsidDel="00000000" w:rsidR="00000000" w:rsidRPr="00000000">
                    <w:rPr>
                      <w:color w:val="000000"/>
                      <w:sz w:val="18"/>
                      <w:szCs w:val="18"/>
                      <w:vertAlign w:val="baseline"/>
                      <w:rtl w:val="0"/>
                    </w:rPr>
                    <w:t xml:space="preserve">0</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39">
                  <w:pPr>
                    <w:rPr>
                      <w:color w:val="000000"/>
                      <w:sz w:val="18"/>
                      <w:szCs w:val="18"/>
                      <w:vertAlign w:val="baseline"/>
                    </w:rPr>
                  </w:pPr>
                  <w:r w:rsidDel="00000000" w:rsidR="00000000" w:rsidRPr="00000000">
                    <w:rPr>
                      <w:color w:val="000000"/>
                      <w:sz w:val="18"/>
                      <w:szCs w:val="18"/>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3A">
                  <w:pPr>
                    <w:rPr>
                      <w:color w:val="000000"/>
                      <w:sz w:val="18"/>
                      <w:szCs w:val="18"/>
                      <w:vertAlign w:val="baseline"/>
                    </w:rPr>
                  </w:pPr>
                  <w:r w:rsidDel="00000000" w:rsidR="00000000" w:rsidRPr="00000000">
                    <w:rPr>
                      <w:color w:val="000000"/>
                      <w:sz w:val="18"/>
                      <w:szCs w:val="18"/>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3B">
                  <w:pPr>
                    <w:rPr>
                      <w:color w:val="000000"/>
                      <w:sz w:val="18"/>
                      <w:szCs w:val="18"/>
                      <w:vertAlign w:val="baseline"/>
                    </w:rPr>
                  </w:pPr>
                  <w:r w:rsidDel="00000000" w:rsidR="00000000" w:rsidRPr="00000000">
                    <w:rPr>
                      <w:color w:val="000000"/>
                      <w:sz w:val="18"/>
                      <w:szCs w:val="18"/>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3C">
                  <w:pPr>
                    <w:rPr>
                      <w:color w:val="000000"/>
                      <w:sz w:val="18"/>
                      <w:szCs w:val="18"/>
                      <w:vertAlign w:val="baseline"/>
                    </w:rPr>
                  </w:pPr>
                  <w:r w:rsidDel="00000000" w:rsidR="00000000" w:rsidRPr="00000000">
                    <w:rPr>
                      <w:color w:val="000000"/>
                      <w:sz w:val="18"/>
                      <w:szCs w:val="18"/>
                      <w:vertAlign w:val="baseline"/>
                      <w:rtl w:val="0"/>
                    </w:rPr>
                    <w:t xml:space="preserve"> $       12.000.000 </w:t>
                  </w:r>
                </w:p>
              </w:tc>
            </w:tr>
            <w:tr>
              <w:trPr>
                <w:trHeight w:val="220"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3D">
                  <w:pPr>
                    <w:jc w:val="right"/>
                    <w:rPr>
                      <w:color w:val="000000"/>
                      <w:sz w:val="18"/>
                      <w:szCs w:val="18"/>
                      <w:vertAlign w:val="baseline"/>
                    </w:rPr>
                  </w:pPr>
                  <w:r w:rsidDel="00000000" w:rsidR="00000000" w:rsidRPr="00000000">
                    <w:rPr>
                      <w:color w:val="000000"/>
                      <w:sz w:val="18"/>
                      <w:szCs w:val="18"/>
                      <w:vertAlign w:val="baseline"/>
                      <w:rtl w:val="0"/>
                    </w:rPr>
                    <w:t xml:space="preserve">1</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3E">
                  <w:pPr>
                    <w:jc w:val="right"/>
                    <w:rPr>
                      <w:color w:val="000000"/>
                      <w:sz w:val="18"/>
                      <w:szCs w:val="18"/>
                      <w:vertAlign w:val="baseline"/>
                    </w:rPr>
                  </w:pPr>
                  <w:r w:rsidDel="00000000" w:rsidR="00000000" w:rsidRPr="00000000">
                    <w:rPr>
                      <w:color w:val="000000"/>
                      <w:sz w:val="18"/>
                      <w:szCs w:val="18"/>
                      <w:vertAlign w:val="baseline"/>
                      <w:rtl w:val="0"/>
                    </w:rPr>
                    <w:t xml:space="preserve">$ 2.120.671,37</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3F">
                  <w:pPr>
                    <w:rPr>
                      <w:color w:val="000000"/>
                      <w:sz w:val="18"/>
                      <w:szCs w:val="18"/>
                      <w:vertAlign w:val="baseline"/>
                    </w:rPr>
                  </w:pPr>
                  <w:r w:rsidDel="00000000" w:rsidR="00000000" w:rsidRPr="00000000">
                    <w:rPr>
                      <w:color w:val="000000"/>
                      <w:sz w:val="18"/>
                      <w:szCs w:val="18"/>
                      <w:vertAlign w:val="baseline"/>
                      <w:rtl w:val="0"/>
                    </w:rPr>
                    <w:t xml:space="preserve"> $     204.000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40">
                  <w:pPr>
                    <w:jc w:val="right"/>
                    <w:rPr>
                      <w:color w:val="000000"/>
                      <w:sz w:val="18"/>
                      <w:szCs w:val="18"/>
                      <w:vertAlign w:val="baseline"/>
                    </w:rPr>
                  </w:pPr>
                  <w:r w:rsidDel="00000000" w:rsidR="00000000" w:rsidRPr="00000000">
                    <w:rPr>
                      <w:color w:val="000000"/>
                      <w:sz w:val="18"/>
                      <w:szCs w:val="18"/>
                      <w:vertAlign w:val="baseline"/>
                      <w:rtl w:val="0"/>
                    </w:rPr>
                    <w:t xml:space="preserve">$ 1.916.671,37</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41">
                  <w:pPr>
                    <w:rPr>
                      <w:color w:val="000000"/>
                      <w:sz w:val="18"/>
                      <w:szCs w:val="18"/>
                      <w:vertAlign w:val="baseline"/>
                    </w:rPr>
                  </w:pPr>
                  <w:r w:rsidDel="00000000" w:rsidR="00000000" w:rsidRPr="00000000">
                    <w:rPr>
                      <w:color w:val="000000"/>
                      <w:sz w:val="18"/>
                      <w:szCs w:val="18"/>
                      <w:vertAlign w:val="baseline"/>
                      <w:rtl w:val="0"/>
                    </w:rPr>
                    <w:t xml:space="preserve"> $       10.083.329 </w:t>
                  </w:r>
                </w:p>
              </w:tc>
            </w:tr>
            <w:tr>
              <w:trPr>
                <w:trHeight w:val="220"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42">
                  <w:pPr>
                    <w:jc w:val="right"/>
                    <w:rPr>
                      <w:color w:val="000000"/>
                      <w:sz w:val="18"/>
                      <w:szCs w:val="18"/>
                      <w:vertAlign w:val="baseline"/>
                    </w:rPr>
                  </w:pPr>
                  <w:r w:rsidDel="00000000" w:rsidR="00000000" w:rsidRPr="00000000">
                    <w:rPr>
                      <w:color w:val="000000"/>
                      <w:sz w:val="18"/>
                      <w:szCs w:val="18"/>
                      <w:vertAlign w:val="baseline"/>
                      <w:rtl w:val="0"/>
                    </w:rPr>
                    <w:t xml:space="preserve">2</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43">
                  <w:pPr>
                    <w:jc w:val="right"/>
                    <w:rPr>
                      <w:color w:val="000000"/>
                      <w:sz w:val="18"/>
                      <w:szCs w:val="18"/>
                      <w:vertAlign w:val="baseline"/>
                    </w:rPr>
                  </w:pPr>
                  <w:r w:rsidDel="00000000" w:rsidR="00000000" w:rsidRPr="00000000">
                    <w:rPr>
                      <w:color w:val="000000"/>
                      <w:sz w:val="18"/>
                      <w:szCs w:val="18"/>
                      <w:vertAlign w:val="baseline"/>
                      <w:rtl w:val="0"/>
                    </w:rPr>
                    <w:t xml:space="preserve">$ 2.120.671,37</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44">
                  <w:pPr>
                    <w:rPr>
                      <w:color w:val="000000"/>
                      <w:sz w:val="18"/>
                      <w:szCs w:val="18"/>
                      <w:vertAlign w:val="baseline"/>
                    </w:rPr>
                  </w:pPr>
                  <w:r w:rsidDel="00000000" w:rsidR="00000000" w:rsidRPr="00000000">
                    <w:rPr>
                      <w:color w:val="000000"/>
                      <w:sz w:val="18"/>
                      <w:szCs w:val="18"/>
                      <w:vertAlign w:val="baseline"/>
                      <w:rtl w:val="0"/>
                    </w:rPr>
                    <w:t xml:space="preserve"> $     171.417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45">
                  <w:pPr>
                    <w:jc w:val="right"/>
                    <w:rPr>
                      <w:color w:val="000000"/>
                      <w:sz w:val="18"/>
                      <w:szCs w:val="18"/>
                      <w:vertAlign w:val="baseline"/>
                    </w:rPr>
                  </w:pPr>
                  <w:r w:rsidDel="00000000" w:rsidR="00000000" w:rsidRPr="00000000">
                    <w:rPr>
                      <w:color w:val="000000"/>
                      <w:sz w:val="18"/>
                      <w:szCs w:val="18"/>
                      <w:vertAlign w:val="baseline"/>
                      <w:rtl w:val="0"/>
                    </w:rPr>
                    <w:t xml:space="preserve">$ 1.949.254,78</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46">
                  <w:pPr>
                    <w:rPr>
                      <w:color w:val="000000"/>
                      <w:sz w:val="18"/>
                      <w:szCs w:val="18"/>
                      <w:vertAlign w:val="baseline"/>
                    </w:rPr>
                  </w:pPr>
                  <w:r w:rsidDel="00000000" w:rsidR="00000000" w:rsidRPr="00000000">
                    <w:rPr>
                      <w:color w:val="000000"/>
                      <w:sz w:val="18"/>
                      <w:szCs w:val="18"/>
                      <w:vertAlign w:val="baseline"/>
                      <w:rtl w:val="0"/>
                    </w:rPr>
                    <w:t xml:space="preserve"> $         8.134.074 </w:t>
                  </w:r>
                </w:p>
              </w:tc>
            </w:tr>
            <w:tr>
              <w:trPr>
                <w:trHeight w:val="220"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47">
                  <w:pPr>
                    <w:jc w:val="right"/>
                    <w:rPr>
                      <w:color w:val="000000"/>
                      <w:sz w:val="18"/>
                      <w:szCs w:val="18"/>
                      <w:vertAlign w:val="baseline"/>
                    </w:rPr>
                  </w:pPr>
                  <w:r w:rsidDel="00000000" w:rsidR="00000000" w:rsidRPr="00000000">
                    <w:rPr>
                      <w:color w:val="000000"/>
                      <w:sz w:val="18"/>
                      <w:szCs w:val="18"/>
                      <w:vertAlign w:val="baseline"/>
                      <w:rtl w:val="0"/>
                    </w:rPr>
                    <w:t xml:space="preserve">3</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48">
                  <w:pPr>
                    <w:jc w:val="right"/>
                    <w:rPr>
                      <w:color w:val="000000"/>
                      <w:sz w:val="18"/>
                      <w:szCs w:val="18"/>
                      <w:vertAlign w:val="baseline"/>
                    </w:rPr>
                  </w:pPr>
                  <w:r w:rsidDel="00000000" w:rsidR="00000000" w:rsidRPr="00000000">
                    <w:rPr>
                      <w:color w:val="000000"/>
                      <w:sz w:val="18"/>
                      <w:szCs w:val="18"/>
                      <w:vertAlign w:val="baseline"/>
                      <w:rtl w:val="0"/>
                    </w:rPr>
                    <w:t xml:space="preserve">$ 2.120.671,37</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49">
                  <w:pPr>
                    <w:rPr>
                      <w:color w:val="000000"/>
                      <w:sz w:val="18"/>
                      <w:szCs w:val="18"/>
                      <w:vertAlign w:val="baseline"/>
                    </w:rPr>
                  </w:pPr>
                  <w:r w:rsidDel="00000000" w:rsidR="00000000" w:rsidRPr="00000000">
                    <w:rPr>
                      <w:color w:val="000000"/>
                      <w:sz w:val="18"/>
                      <w:szCs w:val="18"/>
                      <w:vertAlign w:val="baseline"/>
                      <w:rtl w:val="0"/>
                    </w:rPr>
                    <w:t xml:space="preserve"> $     138.279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4A">
                  <w:pPr>
                    <w:jc w:val="right"/>
                    <w:rPr>
                      <w:color w:val="000000"/>
                      <w:sz w:val="18"/>
                      <w:szCs w:val="18"/>
                      <w:vertAlign w:val="baseline"/>
                    </w:rPr>
                  </w:pPr>
                  <w:r w:rsidDel="00000000" w:rsidR="00000000" w:rsidRPr="00000000">
                    <w:rPr>
                      <w:color w:val="000000"/>
                      <w:sz w:val="18"/>
                      <w:szCs w:val="18"/>
                      <w:vertAlign w:val="baseline"/>
                      <w:rtl w:val="0"/>
                    </w:rPr>
                    <w:t xml:space="preserve">$ 1.982.392,12</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4B">
                  <w:pPr>
                    <w:rPr>
                      <w:color w:val="000000"/>
                      <w:sz w:val="18"/>
                      <w:szCs w:val="18"/>
                      <w:vertAlign w:val="baseline"/>
                    </w:rPr>
                  </w:pPr>
                  <w:r w:rsidDel="00000000" w:rsidR="00000000" w:rsidRPr="00000000">
                    <w:rPr>
                      <w:color w:val="000000"/>
                      <w:sz w:val="18"/>
                      <w:szCs w:val="18"/>
                      <w:vertAlign w:val="baseline"/>
                      <w:rtl w:val="0"/>
                    </w:rPr>
                    <w:t xml:space="preserve"> $         6.151.682 </w:t>
                  </w:r>
                </w:p>
              </w:tc>
            </w:tr>
            <w:tr>
              <w:trPr>
                <w:trHeight w:val="220"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4C">
                  <w:pPr>
                    <w:jc w:val="right"/>
                    <w:rPr>
                      <w:color w:val="000000"/>
                      <w:sz w:val="18"/>
                      <w:szCs w:val="18"/>
                      <w:vertAlign w:val="baseline"/>
                    </w:rPr>
                  </w:pPr>
                  <w:r w:rsidDel="00000000" w:rsidR="00000000" w:rsidRPr="00000000">
                    <w:rPr>
                      <w:color w:val="000000"/>
                      <w:sz w:val="18"/>
                      <w:szCs w:val="18"/>
                      <w:vertAlign w:val="baseline"/>
                      <w:rtl w:val="0"/>
                    </w:rPr>
                    <w:t xml:space="preserve">4</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4D">
                  <w:pPr>
                    <w:jc w:val="right"/>
                    <w:rPr>
                      <w:color w:val="000000"/>
                      <w:sz w:val="18"/>
                      <w:szCs w:val="18"/>
                      <w:vertAlign w:val="baseline"/>
                    </w:rPr>
                  </w:pPr>
                  <w:r w:rsidDel="00000000" w:rsidR="00000000" w:rsidRPr="00000000">
                    <w:rPr>
                      <w:color w:val="000000"/>
                      <w:sz w:val="18"/>
                      <w:szCs w:val="18"/>
                      <w:vertAlign w:val="baseline"/>
                      <w:rtl w:val="0"/>
                    </w:rPr>
                    <w:t xml:space="preserve">$ 2.120.671,37</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4E">
                  <w:pPr>
                    <w:rPr>
                      <w:color w:val="000000"/>
                      <w:sz w:val="18"/>
                      <w:szCs w:val="18"/>
                      <w:vertAlign w:val="baseline"/>
                    </w:rPr>
                  </w:pPr>
                  <w:r w:rsidDel="00000000" w:rsidR="00000000" w:rsidRPr="00000000">
                    <w:rPr>
                      <w:color w:val="000000"/>
                      <w:sz w:val="18"/>
                      <w:szCs w:val="18"/>
                      <w:vertAlign w:val="baseline"/>
                      <w:rtl w:val="0"/>
                    </w:rPr>
                    <w:t xml:space="preserve"> $     104.579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4F">
                  <w:pPr>
                    <w:jc w:val="right"/>
                    <w:rPr>
                      <w:color w:val="000000"/>
                      <w:sz w:val="18"/>
                      <w:szCs w:val="18"/>
                      <w:vertAlign w:val="baseline"/>
                    </w:rPr>
                  </w:pPr>
                  <w:r w:rsidDel="00000000" w:rsidR="00000000" w:rsidRPr="00000000">
                    <w:rPr>
                      <w:color w:val="000000"/>
                      <w:sz w:val="18"/>
                      <w:szCs w:val="18"/>
                      <w:vertAlign w:val="baseline"/>
                      <w:rtl w:val="0"/>
                    </w:rPr>
                    <w:t xml:space="preserve">$ 2.016.092,78</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50">
                  <w:pPr>
                    <w:rPr>
                      <w:color w:val="000000"/>
                      <w:sz w:val="18"/>
                      <w:szCs w:val="18"/>
                      <w:vertAlign w:val="baseline"/>
                    </w:rPr>
                  </w:pPr>
                  <w:r w:rsidDel="00000000" w:rsidR="00000000" w:rsidRPr="00000000">
                    <w:rPr>
                      <w:color w:val="000000"/>
                      <w:sz w:val="18"/>
                      <w:szCs w:val="18"/>
                      <w:vertAlign w:val="baseline"/>
                      <w:rtl w:val="0"/>
                    </w:rPr>
                    <w:t xml:space="preserve"> $         4.135.589 </w:t>
                  </w:r>
                </w:p>
              </w:tc>
            </w:tr>
            <w:tr>
              <w:trPr>
                <w:trHeight w:val="220"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51">
                  <w:pPr>
                    <w:jc w:val="right"/>
                    <w:rPr>
                      <w:color w:val="000000"/>
                      <w:sz w:val="18"/>
                      <w:szCs w:val="18"/>
                      <w:vertAlign w:val="baseline"/>
                    </w:rPr>
                  </w:pPr>
                  <w:r w:rsidDel="00000000" w:rsidR="00000000" w:rsidRPr="00000000">
                    <w:rPr>
                      <w:color w:val="000000"/>
                      <w:sz w:val="18"/>
                      <w:szCs w:val="18"/>
                      <w:vertAlign w:val="baseline"/>
                      <w:rtl w:val="0"/>
                    </w:rPr>
                    <w:t xml:space="preserve">5</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52">
                  <w:pPr>
                    <w:jc w:val="right"/>
                    <w:rPr>
                      <w:color w:val="000000"/>
                      <w:sz w:val="18"/>
                      <w:szCs w:val="18"/>
                      <w:vertAlign w:val="baseline"/>
                    </w:rPr>
                  </w:pPr>
                  <w:r w:rsidDel="00000000" w:rsidR="00000000" w:rsidRPr="00000000">
                    <w:rPr>
                      <w:color w:val="000000"/>
                      <w:sz w:val="18"/>
                      <w:szCs w:val="18"/>
                      <w:vertAlign w:val="baseline"/>
                      <w:rtl w:val="0"/>
                    </w:rPr>
                    <w:t xml:space="preserve">$ 2.120.671,37</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53">
                  <w:pPr>
                    <w:rPr>
                      <w:color w:val="000000"/>
                      <w:sz w:val="18"/>
                      <w:szCs w:val="18"/>
                      <w:vertAlign w:val="baseline"/>
                    </w:rPr>
                  </w:pPr>
                  <w:r w:rsidDel="00000000" w:rsidR="00000000" w:rsidRPr="00000000">
                    <w:rPr>
                      <w:color w:val="000000"/>
                      <w:sz w:val="18"/>
                      <w:szCs w:val="18"/>
                      <w:vertAlign w:val="baseline"/>
                      <w:rtl w:val="0"/>
                    </w:rPr>
                    <w:t xml:space="preserve"> $       70.305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54">
                  <w:pPr>
                    <w:jc w:val="right"/>
                    <w:rPr>
                      <w:color w:val="000000"/>
                      <w:sz w:val="18"/>
                      <w:szCs w:val="18"/>
                      <w:vertAlign w:val="baseline"/>
                    </w:rPr>
                  </w:pPr>
                  <w:r w:rsidDel="00000000" w:rsidR="00000000" w:rsidRPr="00000000">
                    <w:rPr>
                      <w:color w:val="000000"/>
                      <w:sz w:val="18"/>
                      <w:szCs w:val="18"/>
                      <w:vertAlign w:val="baseline"/>
                      <w:rtl w:val="0"/>
                    </w:rPr>
                    <w:t xml:space="preserve">$ 2.050.366,36</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55">
                  <w:pPr>
                    <w:rPr>
                      <w:color w:val="000000"/>
                      <w:sz w:val="18"/>
                      <w:szCs w:val="18"/>
                      <w:vertAlign w:val="baseline"/>
                    </w:rPr>
                  </w:pPr>
                  <w:r w:rsidDel="00000000" w:rsidR="00000000" w:rsidRPr="00000000">
                    <w:rPr>
                      <w:color w:val="000000"/>
                      <w:sz w:val="18"/>
                      <w:szCs w:val="18"/>
                      <w:vertAlign w:val="baseline"/>
                      <w:rtl w:val="0"/>
                    </w:rPr>
                    <w:t xml:space="preserve"> $         2.085.223 </w:t>
                  </w:r>
                </w:p>
              </w:tc>
            </w:tr>
            <w:tr>
              <w:trPr>
                <w:trHeight w:val="220"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56">
                  <w:pPr>
                    <w:jc w:val="right"/>
                    <w:rPr>
                      <w:color w:val="000000"/>
                      <w:sz w:val="18"/>
                      <w:szCs w:val="18"/>
                      <w:vertAlign w:val="baseline"/>
                    </w:rPr>
                  </w:pPr>
                  <w:r w:rsidDel="00000000" w:rsidR="00000000" w:rsidRPr="00000000">
                    <w:rPr>
                      <w:color w:val="000000"/>
                      <w:sz w:val="18"/>
                      <w:szCs w:val="18"/>
                      <w:vertAlign w:val="baseline"/>
                      <w:rtl w:val="0"/>
                    </w:rPr>
                    <w:t xml:space="preserve">6</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57">
                  <w:pPr>
                    <w:jc w:val="right"/>
                    <w:rPr>
                      <w:color w:val="000000"/>
                      <w:sz w:val="18"/>
                      <w:szCs w:val="18"/>
                      <w:vertAlign w:val="baseline"/>
                    </w:rPr>
                  </w:pPr>
                  <w:r w:rsidDel="00000000" w:rsidR="00000000" w:rsidRPr="00000000">
                    <w:rPr>
                      <w:color w:val="000000"/>
                      <w:sz w:val="18"/>
                      <w:szCs w:val="18"/>
                      <w:vertAlign w:val="baseline"/>
                      <w:rtl w:val="0"/>
                    </w:rPr>
                    <w:t xml:space="preserve">$ 2.120.671,37</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58">
                  <w:pPr>
                    <w:rPr>
                      <w:color w:val="000000"/>
                      <w:sz w:val="18"/>
                      <w:szCs w:val="18"/>
                      <w:vertAlign w:val="baseline"/>
                    </w:rPr>
                  </w:pPr>
                  <w:r w:rsidDel="00000000" w:rsidR="00000000" w:rsidRPr="00000000">
                    <w:rPr>
                      <w:color w:val="000000"/>
                      <w:sz w:val="18"/>
                      <w:szCs w:val="18"/>
                      <w:vertAlign w:val="baseline"/>
                      <w:rtl w:val="0"/>
                    </w:rPr>
                    <w:t xml:space="preserve"> $       35.449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59">
                  <w:pPr>
                    <w:jc w:val="right"/>
                    <w:rPr>
                      <w:color w:val="000000"/>
                      <w:sz w:val="18"/>
                      <w:szCs w:val="18"/>
                      <w:vertAlign w:val="baseline"/>
                    </w:rPr>
                  </w:pPr>
                  <w:r w:rsidDel="00000000" w:rsidR="00000000" w:rsidRPr="00000000">
                    <w:rPr>
                      <w:color w:val="000000"/>
                      <w:sz w:val="18"/>
                      <w:szCs w:val="18"/>
                      <w:vertAlign w:val="baseline"/>
                      <w:rtl w:val="0"/>
                    </w:rPr>
                    <w:t xml:space="preserve">$ 2.085.222,59</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5A">
                  <w:pPr>
                    <w:rPr>
                      <w:color w:val="000000"/>
                      <w:sz w:val="18"/>
                      <w:szCs w:val="18"/>
                      <w:vertAlign w:val="baseline"/>
                    </w:rPr>
                  </w:pPr>
                  <w:r w:rsidDel="00000000" w:rsidR="00000000" w:rsidRPr="00000000">
                    <w:rPr>
                      <w:color w:val="000000"/>
                      <w:sz w:val="18"/>
                      <w:szCs w:val="18"/>
                      <w:vertAlign w:val="baseline"/>
                      <w:rtl w:val="0"/>
                    </w:rPr>
                    <w:t xml:space="preserve"> $                        -</w:t>
                  </w:r>
                </w:p>
              </w:tc>
            </w:tr>
            <w:tr>
              <w:trPr>
                <w:trHeight w:val="220"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5B">
                  <w:pPr>
                    <w:rPr>
                      <w:color w:val="000000"/>
                      <w:sz w:val="18"/>
                      <w:szCs w:val="18"/>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5C">
                  <w:pPr>
                    <w:jc w:val="right"/>
                    <w:rPr>
                      <w:color w:val="000000"/>
                      <w:sz w:val="18"/>
                      <w:szCs w:val="18"/>
                      <w:vertAlign w:val="baseline"/>
                    </w:rPr>
                  </w:pPr>
                  <w:r w:rsidDel="00000000" w:rsidR="00000000" w:rsidRPr="00000000">
                    <w:rPr>
                      <w:color w:val="000000"/>
                      <w:sz w:val="18"/>
                      <w:szCs w:val="18"/>
                      <w:vertAlign w:val="baseline"/>
                      <w:rtl w:val="0"/>
                    </w:rPr>
                    <w:t xml:space="preserve">$ 12.724.028,23</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5D">
                  <w:pPr>
                    <w:jc w:val="right"/>
                    <w:rPr>
                      <w:color w:val="000000"/>
                      <w:sz w:val="18"/>
                      <w:szCs w:val="18"/>
                      <w:vertAlign w:val="baseline"/>
                    </w:rPr>
                  </w:pPr>
                  <w:r w:rsidDel="00000000" w:rsidR="00000000" w:rsidRPr="00000000">
                    <w:rPr>
                      <w:color w:val="000000"/>
                      <w:sz w:val="18"/>
                      <w:szCs w:val="18"/>
                      <w:vertAlign w:val="baseline"/>
                      <w:rtl w:val="0"/>
                    </w:rPr>
                    <w:t xml:space="preserve">$ 724.028,23</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5E">
                  <w:pPr>
                    <w:jc w:val="right"/>
                    <w:rPr>
                      <w:color w:val="000000"/>
                      <w:sz w:val="18"/>
                      <w:szCs w:val="18"/>
                      <w:vertAlign w:val="baseline"/>
                    </w:rPr>
                  </w:pPr>
                  <w:r w:rsidDel="00000000" w:rsidR="00000000" w:rsidRPr="00000000">
                    <w:rPr>
                      <w:color w:val="000000"/>
                      <w:sz w:val="18"/>
                      <w:szCs w:val="18"/>
                      <w:vertAlign w:val="baseline"/>
                      <w:rtl w:val="0"/>
                    </w:rPr>
                    <w:t xml:space="preserve">$ 12.000.000,00</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5F">
                  <w:pPr>
                    <w:rPr>
                      <w:color w:val="000000"/>
                      <w:sz w:val="18"/>
                      <w:szCs w:val="18"/>
                      <w:vertAlign w:val="baseline"/>
                    </w:rPr>
                  </w:pPr>
                  <w:r w:rsidDel="00000000" w:rsidR="00000000" w:rsidRPr="00000000">
                    <w:rPr>
                      <w:color w:val="000000"/>
                      <w:sz w:val="18"/>
                      <w:szCs w:val="18"/>
                      <w:vertAlign w:val="baseline"/>
                      <w:rtl w:val="0"/>
                    </w:rPr>
                    <w:t xml:space="preserve"> </w:t>
                  </w:r>
                </w:p>
              </w:tc>
            </w:tr>
          </w:tbl>
          <w:p w:rsidR="00000000" w:rsidDel="00000000" w:rsidP="00000000" w:rsidRDefault="00000000" w:rsidRPr="00000000" w14:paraId="00000260">
            <w:pPr>
              <w:shd w:fill="ffffff" w:val="clear"/>
              <w:spacing w:before="280" w:lineRule="auto"/>
              <w:jc w:val="center"/>
              <w:rPr>
                <w:sz w:val="20"/>
                <w:szCs w:val="20"/>
                <w:vertAlign w:val="baseline"/>
              </w:rPr>
            </w:pPr>
            <w:r w:rsidDel="00000000" w:rsidR="00000000" w:rsidRPr="00000000">
              <w:rPr>
                <w:sz w:val="20"/>
                <w:szCs w:val="20"/>
                <w:vertAlign w:val="baseline"/>
                <w:rtl w:val="0"/>
              </w:rPr>
              <w:t xml:space="preserve">Fuente: elaboración propia</w:t>
            </w:r>
          </w:p>
          <w:p w:rsidR="00000000" w:rsidDel="00000000" w:rsidP="00000000" w:rsidRDefault="00000000" w:rsidRPr="00000000" w14:paraId="00000261">
            <w:pPr>
              <w:shd w:fill="ffffff" w:val="clear"/>
              <w:spacing w:before="280" w:lineRule="auto"/>
              <w:jc w:val="center"/>
              <w:rPr>
                <w:sz w:val="20"/>
                <w:szCs w:val="20"/>
                <w:vertAlign w:val="baseline"/>
              </w:rPr>
            </w:pPr>
            <w:r w:rsidDel="00000000" w:rsidR="00000000" w:rsidRPr="00000000">
              <w:rPr>
                <w:rtl w:val="0"/>
              </w:rPr>
            </w:r>
          </w:p>
          <w:p w:rsidR="00000000" w:rsidDel="00000000" w:rsidP="00000000" w:rsidRDefault="00000000" w:rsidRPr="00000000" w14:paraId="00000262">
            <w:pPr>
              <w:tabs>
                <w:tab w:val="left" w:pos="4320"/>
                <w:tab w:val="left" w:pos="4485"/>
                <w:tab w:val="left" w:pos="5445"/>
              </w:tabs>
              <w:jc w:val="both"/>
              <w:rPr>
                <w:color w:val="000000"/>
                <w:sz w:val="20"/>
                <w:szCs w:val="20"/>
                <w:vertAlign w:val="baseline"/>
              </w:rPr>
            </w:pPr>
            <w:r w:rsidDel="00000000" w:rsidR="00000000" w:rsidRPr="00000000">
              <w:rPr>
                <w:b w:val="1"/>
                <w:color w:val="000000"/>
                <w:sz w:val="20"/>
                <w:szCs w:val="20"/>
                <w:vertAlign w:val="baseline"/>
                <w:rtl w:val="0"/>
              </w:rPr>
              <w:t xml:space="preserve">Procedimiento:</w:t>
            </w:r>
            <w:r w:rsidDel="00000000" w:rsidR="00000000" w:rsidRPr="00000000">
              <w:rPr>
                <w:rtl w:val="0"/>
              </w:rPr>
            </w:r>
          </w:p>
          <w:p w:rsidR="00000000" w:rsidDel="00000000" w:rsidP="00000000" w:rsidRDefault="00000000" w:rsidRPr="00000000" w14:paraId="00000263">
            <w:pPr>
              <w:tabs>
                <w:tab w:val="left" w:pos="4320"/>
                <w:tab w:val="left" w:pos="4485"/>
                <w:tab w:val="left" w:pos="5445"/>
              </w:tabs>
              <w:jc w:val="both"/>
              <w:rPr>
                <w:color w:val="000000"/>
                <w:sz w:val="20"/>
                <w:szCs w:val="20"/>
                <w:vertAlign w:val="baseline"/>
              </w:rPr>
            </w:pPr>
            <w:r w:rsidDel="00000000" w:rsidR="00000000" w:rsidRPr="00000000">
              <w:rPr>
                <w:rtl w:val="0"/>
              </w:rPr>
            </w:r>
          </w:p>
          <w:p w:rsidR="00000000" w:rsidDel="00000000" w:rsidP="00000000" w:rsidRDefault="00000000" w:rsidRPr="00000000" w14:paraId="00000264">
            <w:pPr>
              <w:tabs>
                <w:tab w:val="left" w:pos="4320"/>
                <w:tab w:val="left" w:pos="4485"/>
                <w:tab w:val="left" w:pos="5445"/>
              </w:tabs>
              <w:jc w:val="both"/>
              <w:rPr>
                <w:color w:val="000000"/>
                <w:sz w:val="20"/>
                <w:szCs w:val="20"/>
                <w:vertAlign w:val="baseline"/>
              </w:rPr>
            </w:pPr>
            <w:r w:rsidDel="00000000" w:rsidR="00000000" w:rsidRPr="00000000">
              <w:rPr>
                <w:color w:val="000000"/>
                <w:sz w:val="20"/>
                <w:szCs w:val="20"/>
                <w:vertAlign w:val="baseline"/>
                <w:rtl w:val="0"/>
              </w:rPr>
              <w:t xml:space="preserve">1. El valor de la cuota fija se calcula aplicando la siguiente fórmula:</w:t>
            </w:r>
          </w:p>
          <w:p w:rsidR="00000000" w:rsidDel="00000000" w:rsidP="00000000" w:rsidRDefault="00000000" w:rsidRPr="00000000" w14:paraId="00000265">
            <w:pPr>
              <w:tabs>
                <w:tab w:val="left" w:pos="4320"/>
                <w:tab w:val="left" w:pos="4485"/>
                <w:tab w:val="left" w:pos="5445"/>
              </w:tabs>
              <w:jc w:val="both"/>
              <w:rPr>
                <w:color w:val="000000"/>
                <w:sz w:val="20"/>
                <w:szCs w:val="20"/>
                <w:vertAlign w:val="baseline"/>
              </w:rPr>
            </w:pPr>
            <w:r w:rsidDel="00000000" w:rsidR="00000000" w:rsidRPr="00000000">
              <w:rPr>
                <w:rtl w:val="0"/>
              </w:rPr>
            </w:r>
          </w:p>
          <w:p w:rsidR="00000000" w:rsidDel="00000000" w:rsidP="00000000" w:rsidRDefault="00000000" w:rsidRPr="00000000" w14:paraId="00000266">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 =    C</w:t>
            </w:r>
            <w:r w:rsidDel="00000000" w:rsidR="00000000" w:rsidRPr="00000000">
              <w:rPr>
                <w:rFonts w:ascii="Arial" w:cs="Arial" w:eastAsia="Arial" w:hAnsi="Arial"/>
                <w:b w:val="1"/>
                <w:i w:val="0"/>
                <w:smallCaps w:val="0"/>
                <w:strike w:val="0"/>
                <w:color w:val="000000"/>
                <w:sz w:val="20"/>
                <w:szCs w:val="20"/>
                <w:u w:val="none"/>
                <w:shd w:fill="auto" w:val="clear"/>
                <w:vertAlign w:val="subscript"/>
                <w:rtl w:val="0"/>
              </w:rPr>
              <w:t xml:space="preserve">0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           i</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1016000</wp:posOffset>
                      </wp:positionH>
                      <wp:positionV relativeFrom="paragraph">
                        <wp:posOffset>38100</wp:posOffset>
                      </wp:positionV>
                      <wp:extent cx="2028825" cy="695325"/>
                      <wp:effectExtent b="0" l="0" r="0" t="0"/>
                      <wp:wrapSquare wrapText="bothSides" distB="0" distT="0" distL="0" distR="0"/>
                      <wp:docPr id="1080" name=""/>
                      <a:graphic>
                        <a:graphicData uri="http://schemas.microsoft.com/office/word/2010/wordprocessingShape">
                          <wps:wsp>
                            <wps:cNvSpPr/>
                            <wps:cNvPr id="21" name="Shape 21"/>
                            <wps:spPr>
                              <a:xfrm>
                                <a:off x="4336350" y="3437100"/>
                                <a:ext cx="2019300" cy="685800"/>
                              </a:xfrm>
                              <a:prstGeom prst="roundRect">
                                <a:avLst>
                                  <a:gd fmla="val 16667" name="adj"/>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1016000</wp:posOffset>
                      </wp:positionH>
                      <wp:positionV relativeFrom="paragraph">
                        <wp:posOffset>38100</wp:posOffset>
                      </wp:positionV>
                      <wp:extent cx="2028825" cy="695325"/>
                      <wp:effectExtent b="0" l="0" r="0" t="0"/>
                      <wp:wrapSquare wrapText="bothSides" distB="0" distT="0" distL="0" distR="0"/>
                      <wp:docPr id="1080" name="image37.png"/>
                      <a:graphic>
                        <a:graphicData uri="http://schemas.openxmlformats.org/drawingml/2006/picture">
                          <pic:pic>
                            <pic:nvPicPr>
                              <pic:cNvPr id="0" name="image37.png"/>
                              <pic:cNvPicPr preferRelativeResize="0"/>
                            </pic:nvPicPr>
                            <pic:blipFill>
                              <a:blip r:embed="rId29"/>
                              <a:srcRect/>
                              <a:stretch>
                                <a:fillRect/>
                              </a:stretch>
                            </pic:blipFill>
                            <pic:spPr>
                              <a:xfrm>
                                <a:off x="0" y="0"/>
                                <a:ext cx="2028825" cy="695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2044700</wp:posOffset>
                      </wp:positionH>
                      <wp:positionV relativeFrom="paragraph">
                        <wp:posOffset>381000</wp:posOffset>
                      </wp:positionV>
                      <wp:extent cx="695325" cy="12700"/>
                      <wp:effectExtent b="0" l="0" r="0" t="0"/>
                      <wp:wrapNone/>
                      <wp:docPr id="1078" name=""/>
                      <a:graphic>
                        <a:graphicData uri="http://schemas.microsoft.com/office/word/2010/wordprocessingShape">
                          <wps:wsp>
                            <wps:cNvCnPr/>
                            <wps:spPr>
                              <a:xfrm flipH="1" rot="10800000">
                                <a:off x="4998338" y="3775238"/>
                                <a:ext cx="695325" cy="9525"/>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2044700</wp:posOffset>
                      </wp:positionH>
                      <wp:positionV relativeFrom="paragraph">
                        <wp:posOffset>381000</wp:posOffset>
                      </wp:positionV>
                      <wp:extent cx="695325" cy="12700"/>
                      <wp:effectExtent b="0" l="0" r="0" t="0"/>
                      <wp:wrapNone/>
                      <wp:docPr id="1078" name="image35.png"/>
                      <a:graphic>
                        <a:graphicData uri="http://schemas.openxmlformats.org/drawingml/2006/picture">
                          <pic:pic>
                            <pic:nvPicPr>
                              <pic:cNvPr id="0" name="image35.png"/>
                              <pic:cNvPicPr preferRelativeResize="0"/>
                            </pic:nvPicPr>
                            <pic:blipFill>
                              <a:blip r:embed="rId30"/>
                              <a:srcRect/>
                              <a:stretch>
                                <a:fillRect/>
                              </a:stretch>
                            </pic:blipFill>
                            <pic:spPr>
                              <a:xfrm>
                                <a:off x="0" y="0"/>
                                <a:ext cx="695325" cy="12700"/>
                              </a:xfrm>
                              <a:prstGeom prst="rect"/>
                              <a:ln/>
                            </pic:spPr>
                          </pic:pic>
                        </a:graphicData>
                      </a:graphic>
                    </wp:anchor>
                  </w:drawing>
                </mc:Fallback>
              </mc:AlternateContent>
            </w:r>
          </w:p>
          <w:p w:rsidR="00000000" w:rsidDel="00000000" w:rsidP="00000000" w:rsidRDefault="00000000" w:rsidRPr="00000000" w14:paraId="00000267">
            <w:pPr>
              <w:keepNext w:val="1"/>
              <w:keepLines w:val="1"/>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(1-(1+i)</w:t>
            </w:r>
            <w:r w:rsidDel="00000000" w:rsidR="00000000" w:rsidRPr="00000000">
              <w:rPr>
                <w:rFonts w:ascii="Arial" w:cs="Arial" w:eastAsia="Arial" w:hAnsi="Arial"/>
                <w:b w:val="1"/>
                <w:i w:val="0"/>
                <w:smallCaps w:val="0"/>
                <w:strike w:val="0"/>
                <w:color w:val="000000"/>
                <w:sz w:val="20"/>
                <w:szCs w:val="20"/>
                <w:u w:val="none"/>
                <w:shd w:fill="c1e3ff" w:val="clear"/>
                <w:vertAlign w:val="superscript"/>
                <w:rtl w:val="0"/>
              </w:rPr>
              <w:t xml:space="preserve"> (–n)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68">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Fuente: Meza, O. J. D. J. (2011). </w:t>
            </w:r>
            <w:r w:rsidDel="00000000" w:rsidR="00000000" w:rsidRPr="00000000">
              <w:rPr>
                <w:rtl w:val="0"/>
              </w:rPr>
            </w:r>
          </w:p>
          <w:p w:rsidR="00000000" w:rsidDel="00000000" w:rsidP="00000000" w:rsidRDefault="00000000" w:rsidRPr="00000000" w14:paraId="00000269">
            <w:pPr>
              <w:tabs>
                <w:tab w:val="left" w:pos="4320"/>
                <w:tab w:val="left" w:pos="4485"/>
                <w:tab w:val="left" w:pos="5445"/>
              </w:tabs>
              <w:jc w:val="both"/>
              <w:rPr>
                <w:color w:val="000000"/>
                <w:sz w:val="20"/>
                <w:szCs w:val="20"/>
                <w:vertAlign w:val="baseline"/>
              </w:rPr>
            </w:pPr>
            <w:r w:rsidDel="00000000" w:rsidR="00000000" w:rsidRPr="00000000">
              <w:rPr>
                <w:color w:val="000000"/>
                <w:sz w:val="20"/>
                <w:szCs w:val="20"/>
                <w:vertAlign w:val="baseline"/>
                <w:rtl w:val="0"/>
              </w:rPr>
              <w:t xml:space="preserve">2. El interés se calcula multiplicando el saldo anterior del préstamo por la tasa acordada.</w:t>
            </w:r>
          </w:p>
          <w:p w:rsidR="00000000" w:rsidDel="00000000" w:rsidP="00000000" w:rsidRDefault="00000000" w:rsidRPr="00000000" w14:paraId="0000026A">
            <w:pPr>
              <w:tabs>
                <w:tab w:val="left" w:pos="4320"/>
                <w:tab w:val="left" w:pos="4485"/>
                <w:tab w:val="left" w:pos="5445"/>
              </w:tabs>
              <w:jc w:val="both"/>
              <w:rPr>
                <w:color w:val="000000"/>
                <w:sz w:val="20"/>
                <w:szCs w:val="20"/>
                <w:vertAlign w:val="baseline"/>
              </w:rPr>
            </w:pPr>
            <w:r w:rsidDel="00000000" w:rsidR="00000000" w:rsidRPr="00000000">
              <w:rPr>
                <w:rtl w:val="0"/>
              </w:rPr>
            </w:r>
          </w:p>
          <w:p w:rsidR="00000000" w:rsidDel="00000000" w:rsidP="00000000" w:rsidRDefault="00000000" w:rsidRPr="00000000" w14:paraId="0000026B">
            <w:pPr>
              <w:tabs>
                <w:tab w:val="left" w:pos="4320"/>
                <w:tab w:val="left" w:pos="4485"/>
                <w:tab w:val="left" w:pos="5445"/>
              </w:tabs>
              <w:jc w:val="both"/>
              <w:rPr>
                <w:color w:val="000000"/>
                <w:sz w:val="20"/>
                <w:szCs w:val="20"/>
                <w:vertAlign w:val="baseline"/>
              </w:rPr>
            </w:pPr>
            <w:r w:rsidDel="00000000" w:rsidR="00000000" w:rsidRPr="00000000">
              <w:rPr>
                <w:color w:val="000000"/>
                <w:sz w:val="20"/>
                <w:szCs w:val="20"/>
                <w:vertAlign w:val="baseline"/>
                <w:rtl w:val="0"/>
              </w:rPr>
              <w:t xml:space="preserve">3. La amortización se determina restando el valor de la cuota, menos el interés.</w:t>
            </w:r>
          </w:p>
          <w:p w:rsidR="00000000" w:rsidDel="00000000" w:rsidP="00000000" w:rsidRDefault="00000000" w:rsidRPr="00000000" w14:paraId="0000026C">
            <w:pPr>
              <w:tabs>
                <w:tab w:val="left" w:pos="4320"/>
                <w:tab w:val="left" w:pos="4485"/>
                <w:tab w:val="left" w:pos="5445"/>
              </w:tabs>
              <w:jc w:val="both"/>
              <w:rPr>
                <w:color w:val="000000"/>
                <w:sz w:val="20"/>
                <w:szCs w:val="20"/>
                <w:vertAlign w:val="baseline"/>
              </w:rPr>
            </w:pPr>
            <w:r w:rsidDel="00000000" w:rsidR="00000000" w:rsidRPr="00000000">
              <w:rPr>
                <w:rtl w:val="0"/>
              </w:rPr>
            </w:r>
          </w:p>
          <w:p w:rsidR="00000000" w:rsidDel="00000000" w:rsidP="00000000" w:rsidRDefault="00000000" w:rsidRPr="00000000" w14:paraId="0000026D">
            <w:pPr>
              <w:tabs>
                <w:tab w:val="left" w:pos="4320"/>
                <w:tab w:val="left" w:pos="4485"/>
                <w:tab w:val="left" w:pos="5445"/>
              </w:tabs>
              <w:jc w:val="both"/>
              <w:rPr>
                <w:color w:val="000000"/>
                <w:sz w:val="20"/>
                <w:szCs w:val="20"/>
                <w:vertAlign w:val="baseline"/>
              </w:rPr>
            </w:pPr>
            <w:r w:rsidDel="00000000" w:rsidR="00000000" w:rsidRPr="00000000">
              <w:rPr>
                <w:color w:val="000000"/>
                <w:sz w:val="20"/>
                <w:szCs w:val="20"/>
                <w:vertAlign w:val="baseline"/>
                <w:rtl w:val="0"/>
              </w:rPr>
              <w:t xml:space="preserve">4. El saldo se obtiene restando el saldo anterior, menos el valor de la amortización.</w:t>
            </w:r>
          </w:p>
          <w:p w:rsidR="00000000" w:rsidDel="00000000" w:rsidP="00000000" w:rsidRDefault="00000000" w:rsidRPr="00000000" w14:paraId="0000026E">
            <w:pPr>
              <w:shd w:fill="ffffff" w:val="clear"/>
              <w:spacing w:after="300" w:lineRule="auto"/>
              <w:jc w:val="both"/>
              <w:rPr>
                <w:sz w:val="20"/>
                <w:szCs w:val="20"/>
                <w:vertAlign w:val="baseline"/>
              </w:rPr>
            </w:pPr>
            <w:r w:rsidDel="00000000" w:rsidR="00000000" w:rsidRPr="00000000">
              <w:rPr>
                <w:sz w:val="20"/>
                <w:szCs w:val="20"/>
                <w:vertAlign w:val="baseline"/>
                <w:rtl w:val="0"/>
              </w:rPr>
              <w:t xml:space="preserve">Así mismo, se puede obtener el valor de la cuota fija, utilizando la fórmula financiera de Excel llamada PAGO, la cual se presenta a continuación:</w:t>
            </w:r>
          </w:p>
          <w:p w:rsidR="00000000" w:rsidDel="00000000" w:rsidP="00000000" w:rsidRDefault="00000000" w:rsidRPr="00000000" w14:paraId="0000026F">
            <w:pPr>
              <w:shd w:fill="ffffff" w:val="clear"/>
              <w:spacing w:after="300" w:lineRule="auto"/>
              <w:jc w:val="both"/>
              <w:rPr>
                <w:sz w:val="20"/>
                <w:szCs w:val="20"/>
                <w:vertAlign w:val="baseline"/>
              </w:rPr>
            </w:pPr>
            <w:r w:rsidDel="00000000" w:rsidR="00000000" w:rsidRPr="00000000">
              <w:rPr>
                <w:sz w:val="20"/>
                <w:szCs w:val="20"/>
                <w:vertAlign w:val="baseline"/>
              </w:rPr>
              <w:drawing>
                <wp:inline distB="0" distT="0" distL="114300" distR="114300">
                  <wp:extent cx="3726815" cy="2176145"/>
                  <wp:effectExtent b="0" l="0" r="0" t="0"/>
                  <wp:docPr id="1107" name="image45.png"/>
                  <a:graphic>
                    <a:graphicData uri="http://schemas.openxmlformats.org/drawingml/2006/picture">
                      <pic:pic>
                        <pic:nvPicPr>
                          <pic:cNvPr id="0" name="image45.png"/>
                          <pic:cNvPicPr preferRelativeResize="0"/>
                        </pic:nvPicPr>
                        <pic:blipFill>
                          <a:blip r:embed="rId31"/>
                          <a:srcRect b="0" l="0" r="0" t="0"/>
                          <a:stretch>
                            <a:fillRect/>
                          </a:stretch>
                        </pic:blipFill>
                        <pic:spPr>
                          <a:xfrm>
                            <a:off x="0" y="0"/>
                            <a:ext cx="3726815" cy="2176145"/>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shd w:fill="ffffff" w:val="clear"/>
              <w:spacing w:after="300" w:lineRule="auto"/>
              <w:rPr>
                <w:sz w:val="20"/>
                <w:szCs w:val="20"/>
                <w:vertAlign w:val="baseline"/>
              </w:rPr>
            </w:pPr>
            <w:r w:rsidDel="00000000" w:rsidR="00000000" w:rsidRPr="00000000">
              <w:rPr>
                <w:b w:val="1"/>
                <w:sz w:val="20"/>
                <w:szCs w:val="20"/>
                <w:vertAlign w:val="baseline"/>
                <w:rtl w:val="0"/>
              </w:rPr>
              <w:t xml:space="preserve">PAGO(tasa;nper;va;vf,tipo)</w:t>
            </w:r>
            <w:r w:rsidDel="00000000" w:rsidR="00000000" w:rsidRPr="00000000">
              <w:rPr>
                <w:sz w:val="20"/>
                <w:szCs w:val="20"/>
                <w:vertAlign w:val="baseline"/>
                <w:rtl w:val="0"/>
              </w:rPr>
              <w:t xml:space="preserve">, teniendo en cuenta que:</w:t>
            </w:r>
          </w:p>
          <w:p w:rsidR="00000000" w:rsidDel="00000000" w:rsidP="00000000" w:rsidRDefault="00000000" w:rsidRPr="00000000" w14:paraId="00000271">
            <w:pPr>
              <w:numPr>
                <w:ilvl w:val="0"/>
                <w:numId w:val="3"/>
              </w:numPr>
              <w:shd w:fill="ffffff" w:val="clear"/>
              <w:ind w:left="720" w:hanging="360"/>
              <w:rPr>
                <w:sz w:val="20"/>
                <w:szCs w:val="20"/>
                <w:vertAlign w:val="baseline"/>
              </w:rPr>
            </w:pPr>
            <w:r w:rsidDel="00000000" w:rsidR="00000000" w:rsidRPr="00000000">
              <w:rPr>
                <w:sz w:val="20"/>
                <w:szCs w:val="20"/>
                <w:vertAlign w:val="baseline"/>
                <w:rtl w:val="0"/>
              </w:rPr>
              <w:t xml:space="preserve">Tasa: es la tasa acordada al adquirir la obligación.</w:t>
            </w:r>
          </w:p>
          <w:p w:rsidR="00000000" w:rsidDel="00000000" w:rsidP="00000000" w:rsidRDefault="00000000" w:rsidRPr="00000000" w14:paraId="00000272">
            <w:pPr>
              <w:numPr>
                <w:ilvl w:val="0"/>
                <w:numId w:val="3"/>
              </w:numPr>
              <w:shd w:fill="ffffff" w:val="clear"/>
              <w:ind w:left="720" w:hanging="360"/>
              <w:rPr>
                <w:sz w:val="20"/>
                <w:szCs w:val="20"/>
                <w:vertAlign w:val="baseline"/>
              </w:rPr>
            </w:pPr>
            <w:r w:rsidDel="00000000" w:rsidR="00000000" w:rsidRPr="00000000">
              <w:rPr>
                <w:sz w:val="20"/>
                <w:szCs w:val="20"/>
                <w:vertAlign w:val="baseline"/>
                <w:rtl w:val="0"/>
              </w:rPr>
              <w:t xml:space="preserve">Nper: es el número de períodos.</w:t>
            </w:r>
          </w:p>
          <w:p w:rsidR="00000000" w:rsidDel="00000000" w:rsidP="00000000" w:rsidRDefault="00000000" w:rsidRPr="00000000" w14:paraId="00000273">
            <w:pPr>
              <w:numPr>
                <w:ilvl w:val="0"/>
                <w:numId w:val="3"/>
              </w:numPr>
              <w:shd w:fill="ffffff" w:val="clear"/>
              <w:ind w:left="720" w:hanging="360"/>
              <w:rPr>
                <w:sz w:val="20"/>
                <w:szCs w:val="20"/>
                <w:vertAlign w:val="baseline"/>
              </w:rPr>
            </w:pPr>
            <w:r w:rsidDel="00000000" w:rsidR="00000000" w:rsidRPr="00000000">
              <w:rPr>
                <w:sz w:val="20"/>
                <w:szCs w:val="20"/>
                <w:vertAlign w:val="baseline"/>
                <w:rtl w:val="0"/>
              </w:rPr>
              <w:t xml:space="preserve">Va: Valor actual( valor del préstamo)</w:t>
            </w:r>
          </w:p>
          <w:p w:rsidR="00000000" w:rsidDel="00000000" w:rsidP="00000000" w:rsidRDefault="00000000" w:rsidRPr="00000000" w14:paraId="00000274">
            <w:pPr>
              <w:numPr>
                <w:ilvl w:val="0"/>
                <w:numId w:val="3"/>
              </w:numPr>
              <w:shd w:fill="ffffff" w:val="clear"/>
              <w:ind w:left="720" w:hanging="360"/>
              <w:rPr>
                <w:sz w:val="20"/>
                <w:szCs w:val="20"/>
                <w:vertAlign w:val="baseline"/>
              </w:rPr>
            </w:pPr>
            <w:r w:rsidDel="00000000" w:rsidR="00000000" w:rsidRPr="00000000">
              <w:rPr>
                <w:sz w:val="20"/>
                <w:szCs w:val="20"/>
                <w:vertAlign w:val="baseline"/>
                <w:rtl w:val="0"/>
              </w:rPr>
              <w:t xml:space="preserve">Vf: Valor futuro.</w:t>
            </w:r>
          </w:p>
          <w:p w:rsidR="00000000" w:rsidDel="00000000" w:rsidP="00000000" w:rsidRDefault="00000000" w:rsidRPr="00000000" w14:paraId="00000275">
            <w:pPr>
              <w:numPr>
                <w:ilvl w:val="0"/>
                <w:numId w:val="3"/>
              </w:numPr>
              <w:shd w:fill="ffffff" w:val="clear"/>
              <w:ind w:left="720" w:hanging="360"/>
              <w:rPr>
                <w:sz w:val="20"/>
                <w:szCs w:val="20"/>
                <w:vertAlign w:val="baseline"/>
              </w:rPr>
            </w:pPr>
            <w:r w:rsidDel="00000000" w:rsidR="00000000" w:rsidRPr="00000000">
              <w:rPr>
                <w:sz w:val="20"/>
                <w:szCs w:val="20"/>
                <w:vertAlign w:val="baseline"/>
                <w:rtl w:val="0"/>
              </w:rPr>
              <w:t xml:space="preserve">Tipo: es un valor lógico. Se registra “0” para una tasa vencida y “1” para tasa anticipada.</w:t>
            </w:r>
          </w:p>
          <w:p w:rsidR="00000000" w:rsidDel="00000000" w:rsidP="00000000" w:rsidRDefault="00000000" w:rsidRPr="00000000" w14:paraId="00000276">
            <w:pPr>
              <w:tabs>
                <w:tab w:val="left" w:pos="4320"/>
                <w:tab w:val="left" w:pos="4485"/>
                <w:tab w:val="left" w:pos="5445"/>
              </w:tabs>
              <w:jc w:val="both"/>
              <w:rPr>
                <w:color w:val="000000"/>
                <w:sz w:val="20"/>
                <w:szCs w:val="20"/>
                <w:vertAlign w:val="baseline"/>
              </w:rPr>
            </w:pPr>
            <w:r w:rsidDel="00000000" w:rsidR="00000000" w:rsidRPr="00000000">
              <w:rPr>
                <w:rtl w:val="0"/>
              </w:rPr>
            </w:r>
          </w:p>
          <w:p w:rsidR="00000000" w:rsidDel="00000000" w:rsidP="00000000" w:rsidRDefault="00000000" w:rsidRPr="00000000" w14:paraId="00000277">
            <w:pPr>
              <w:tabs>
                <w:tab w:val="left" w:pos="4320"/>
                <w:tab w:val="left" w:pos="4485"/>
                <w:tab w:val="left" w:pos="5445"/>
              </w:tabs>
              <w:jc w:val="both"/>
              <w:rPr>
                <w:color w:val="000000"/>
                <w:sz w:val="20"/>
                <w:szCs w:val="20"/>
                <w:vertAlign w:val="baseline"/>
              </w:rPr>
            </w:pPr>
            <w:r w:rsidDel="00000000" w:rsidR="00000000" w:rsidRPr="00000000">
              <w:rPr>
                <w:b w:val="1"/>
                <w:color w:val="000000"/>
                <w:sz w:val="20"/>
                <w:szCs w:val="20"/>
                <w:vertAlign w:val="baseline"/>
                <w:rtl w:val="0"/>
              </w:rPr>
              <w:t xml:space="preserve">Ejemplo 2</w:t>
            </w:r>
            <w:r w:rsidDel="00000000" w:rsidR="00000000" w:rsidRPr="00000000">
              <w:rPr>
                <w:color w:val="000000"/>
                <w:sz w:val="20"/>
                <w:szCs w:val="20"/>
                <w:vertAlign w:val="baseline"/>
                <w:rtl w:val="0"/>
              </w:rPr>
              <w:t xml:space="preserve">: Teniendo en cuenta la información del ejercicio anterior, se supone un periodo de gracia de 2 meses.</w:t>
            </w:r>
          </w:p>
          <w:p w:rsidR="00000000" w:rsidDel="00000000" w:rsidP="00000000" w:rsidRDefault="00000000" w:rsidRPr="00000000" w14:paraId="00000278">
            <w:pPr>
              <w:tabs>
                <w:tab w:val="left" w:pos="4320"/>
                <w:tab w:val="left" w:pos="4485"/>
                <w:tab w:val="left" w:pos="5445"/>
              </w:tabs>
              <w:spacing w:line="240" w:lineRule="auto"/>
              <w:jc w:val="both"/>
              <w:rPr>
                <w:b w:val="0"/>
                <w:color w:val="000000"/>
                <w:sz w:val="18"/>
                <w:szCs w:val="18"/>
                <w:vertAlign w:val="baseline"/>
              </w:rPr>
            </w:pPr>
            <w:r w:rsidDel="00000000" w:rsidR="00000000" w:rsidRPr="00000000">
              <w:rPr>
                <w:rtl w:val="0"/>
              </w:rPr>
            </w:r>
          </w:p>
          <w:tbl>
            <w:tblPr>
              <w:tblStyle w:val="Table12"/>
              <w:tblW w:w="4406.0" w:type="dxa"/>
              <w:jc w:val="center"/>
              <w:tblLayout w:type="fixed"/>
              <w:tblLook w:val="0000"/>
            </w:tblPr>
            <w:tblGrid>
              <w:gridCol w:w="1457"/>
              <w:gridCol w:w="1749"/>
              <w:gridCol w:w="1200"/>
              <w:tblGridChange w:id="0">
                <w:tblGrid>
                  <w:gridCol w:w="1457"/>
                  <w:gridCol w:w="1749"/>
                  <w:gridCol w:w="1200"/>
                </w:tblGrid>
              </w:tblGridChange>
            </w:tblGrid>
            <w:tr>
              <w:trPr>
                <w:trHeight w:val="28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9">
                  <w:pPr>
                    <w:spacing w:line="240" w:lineRule="auto"/>
                    <w:rPr>
                      <w:color w:val="000000"/>
                      <w:sz w:val="18"/>
                      <w:szCs w:val="18"/>
                      <w:highlight w:val="magenta"/>
                      <w:vertAlign w:val="baseline"/>
                    </w:rPr>
                  </w:pPr>
                  <w:r w:rsidDel="00000000" w:rsidR="00000000" w:rsidRPr="00000000">
                    <w:rPr>
                      <w:color w:val="000000"/>
                      <w:sz w:val="18"/>
                      <w:szCs w:val="18"/>
                      <w:highlight w:val="magenta"/>
                      <w:vertAlign w:val="baseline"/>
                      <w:rtl w:val="0"/>
                    </w:rPr>
                    <w:t xml:space="preserve">PRESTAMO</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7A">
                  <w:pPr>
                    <w:spacing w:line="240" w:lineRule="auto"/>
                    <w:rPr>
                      <w:color w:val="000000"/>
                      <w:sz w:val="18"/>
                      <w:szCs w:val="18"/>
                      <w:vertAlign w:val="baseline"/>
                    </w:rPr>
                  </w:pPr>
                  <w:r w:rsidDel="00000000" w:rsidR="00000000" w:rsidRPr="00000000">
                    <w:rPr>
                      <w:color w:val="000000"/>
                      <w:sz w:val="18"/>
                      <w:szCs w:val="18"/>
                      <w:vertAlign w:val="baseline"/>
                      <w:rtl w:val="0"/>
                    </w:rPr>
                    <w:t xml:space="preserve"> $     12.000.000 </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7B">
                  <w:pPr>
                    <w:spacing w:line="240" w:lineRule="auto"/>
                    <w:rPr>
                      <w:color w:val="000000"/>
                      <w:sz w:val="18"/>
                      <w:szCs w:val="18"/>
                      <w:vertAlign w:val="baseline"/>
                    </w:rPr>
                  </w:pPr>
                  <w:r w:rsidDel="00000000" w:rsidR="00000000" w:rsidRPr="00000000">
                    <w:rPr>
                      <w:color w:val="000000"/>
                      <w:sz w:val="18"/>
                      <w:szCs w:val="18"/>
                      <w:vertAlign w:val="baseline"/>
                      <w:rtl w:val="0"/>
                    </w:rPr>
                    <w:t xml:space="preserve"> </w:t>
                  </w:r>
                </w:p>
              </w:tc>
            </w:tr>
            <w:tr>
              <w:trPr>
                <w:trHeight w:val="300"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7C">
                  <w:pPr>
                    <w:spacing w:line="240" w:lineRule="auto"/>
                    <w:rPr>
                      <w:color w:val="000000"/>
                      <w:sz w:val="18"/>
                      <w:szCs w:val="18"/>
                      <w:vertAlign w:val="baseline"/>
                    </w:rPr>
                  </w:pPr>
                  <w:r w:rsidDel="00000000" w:rsidR="00000000" w:rsidRPr="00000000">
                    <w:rPr>
                      <w:color w:val="000000"/>
                      <w:sz w:val="18"/>
                      <w:szCs w:val="18"/>
                      <w:vertAlign w:val="baseline"/>
                      <w:rtl w:val="0"/>
                    </w:rPr>
                    <w:t xml:space="preserve">TASA</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7D">
                  <w:pPr>
                    <w:spacing w:line="240" w:lineRule="auto"/>
                    <w:jc w:val="right"/>
                    <w:rPr>
                      <w:color w:val="000000"/>
                      <w:sz w:val="18"/>
                      <w:szCs w:val="18"/>
                      <w:vertAlign w:val="baseline"/>
                    </w:rPr>
                  </w:pPr>
                  <w:r w:rsidDel="00000000" w:rsidR="00000000" w:rsidRPr="00000000">
                    <w:rPr>
                      <w:color w:val="000000"/>
                      <w:sz w:val="18"/>
                      <w:szCs w:val="18"/>
                      <w:vertAlign w:val="baseline"/>
                      <w:rtl w:val="0"/>
                    </w:rPr>
                    <w:t xml:space="preserve">1,70%</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7E">
                  <w:pPr>
                    <w:spacing w:line="240" w:lineRule="auto"/>
                    <w:rPr>
                      <w:color w:val="000000"/>
                      <w:sz w:val="18"/>
                      <w:szCs w:val="18"/>
                      <w:vertAlign w:val="baseline"/>
                    </w:rPr>
                  </w:pPr>
                  <w:r w:rsidDel="00000000" w:rsidR="00000000" w:rsidRPr="00000000">
                    <w:rPr>
                      <w:color w:val="000000"/>
                      <w:sz w:val="18"/>
                      <w:szCs w:val="18"/>
                      <w:vertAlign w:val="baseline"/>
                      <w:rtl w:val="0"/>
                    </w:rPr>
                    <w:t xml:space="preserve">MENSUAL</w:t>
                  </w:r>
                </w:p>
              </w:tc>
            </w:tr>
            <w:tr>
              <w:trPr>
                <w:trHeight w:val="300"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7F">
                  <w:pPr>
                    <w:spacing w:line="240" w:lineRule="auto"/>
                    <w:rPr>
                      <w:color w:val="000000"/>
                      <w:sz w:val="18"/>
                      <w:szCs w:val="18"/>
                      <w:vertAlign w:val="baseline"/>
                    </w:rPr>
                  </w:pPr>
                  <w:r w:rsidDel="00000000" w:rsidR="00000000" w:rsidRPr="00000000">
                    <w:rPr>
                      <w:color w:val="000000"/>
                      <w:sz w:val="18"/>
                      <w:szCs w:val="18"/>
                      <w:vertAlign w:val="baseline"/>
                      <w:rtl w:val="0"/>
                    </w:rPr>
                    <w:t xml:space="preserve">PERIODO</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80">
                  <w:pPr>
                    <w:spacing w:line="240" w:lineRule="auto"/>
                    <w:jc w:val="right"/>
                    <w:rPr>
                      <w:color w:val="000000"/>
                      <w:sz w:val="18"/>
                      <w:szCs w:val="18"/>
                      <w:vertAlign w:val="baseline"/>
                    </w:rPr>
                  </w:pPr>
                  <w:r w:rsidDel="00000000" w:rsidR="00000000" w:rsidRPr="00000000">
                    <w:rPr>
                      <w:color w:val="000000"/>
                      <w:sz w:val="18"/>
                      <w:szCs w:val="18"/>
                      <w:vertAlign w:val="baseline"/>
                      <w:rtl w:val="0"/>
                    </w:rPr>
                    <w:t xml:space="preserve">6</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81">
                  <w:pPr>
                    <w:spacing w:line="240" w:lineRule="auto"/>
                    <w:rPr>
                      <w:color w:val="000000"/>
                      <w:sz w:val="18"/>
                      <w:szCs w:val="18"/>
                      <w:vertAlign w:val="baseline"/>
                    </w:rPr>
                  </w:pPr>
                  <w:r w:rsidDel="00000000" w:rsidR="00000000" w:rsidRPr="00000000">
                    <w:rPr>
                      <w:color w:val="000000"/>
                      <w:sz w:val="18"/>
                      <w:szCs w:val="18"/>
                      <w:vertAlign w:val="baseline"/>
                      <w:rtl w:val="0"/>
                    </w:rPr>
                    <w:t xml:space="preserve"> </w:t>
                  </w:r>
                </w:p>
              </w:tc>
            </w:tr>
            <w:tr>
              <w:trPr>
                <w:trHeight w:val="300"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82">
                  <w:pPr>
                    <w:spacing w:line="240" w:lineRule="auto"/>
                    <w:rPr>
                      <w:color w:val="000000"/>
                      <w:sz w:val="18"/>
                      <w:szCs w:val="18"/>
                      <w:vertAlign w:val="baseline"/>
                    </w:rPr>
                  </w:pPr>
                  <w:r w:rsidDel="00000000" w:rsidR="00000000" w:rsidRPr="00000000">
                    <w:rPr>
                      <w:color w:val="000000"/>
                      <w:sz w:val="18"/>
                      <w:szCs w:val="18"/>
                      <w:vertAlign w:val="baseline"/>
                      <w:rtl w:val="0"/>
                    </w:rPr>
                    <w:t xml:space="preserve">PER GRACIA</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83">
                  <w:pPr>
                    <w:spacing w:line="240" w:lineRule="auto"/>
                    <w:jc w:val="right"/>
                    <w:rPr>
                      <w:color w:val="000000"/>
                      <w:sz w:val="18"/>
                      <w:szCs w:val="18"/>
                      <w:vertAlign w:val="baseline"/>
                    </w:rPr>
                  </w:pPr>
                  <w:r w:rsidDel="00000000" w:rsidR="00000000" w:rsidRPr="00000000">
                    <w:rPr>
                      <w:color w:val="000000"/>
                      <w:sz w:val="18"/>
                      <w:szCs w:val="18"/>
                      <w:vertAlign w:val="baseline"/>
                      <w:rtl w:val="0"/>
                    </w:rPr>
                    <w:t xml:space="preserve">2</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84">
                  <w:pPr>
                    <w:spacing w:line="240" w:lineRule="auto"/>
                    <w:rPr>
                      <w:color w:val="000000"/>
                      <w:sz w:val="18"/>
                      <w:szCs w:val="18"/>
                      <w:vertAlign w:val="baseline"/>
                    </w:rPr>
                  </w:pPr>
                  <w:r w:rsidDel="00000000" w:rsidR="00000000" w:rsidRPr="00000000">
                    <w:rPr>
                      <w:color w:val="000000"/>
                      <w:sz w:val="18"/>
                      <w:szCs w:val="18"/>
                      <w:vertAlign w:val="baseline"/>
                      <w:rtl w:val="0"/>
                    </w:rPr>
                    <w:t xml:space="preserve">MESES</w:t>
                  </w:r>
                </w:p>
              </w:tc>
            </w:tr>
          </w:tbl>
          <w:p w:rsidR="00000000" w:rsidDel="00000000" w:rsidP="00000000" w:rsidRDefault="00000000" w:rsidRPr="00000000" w14:paraId="00000285">
            <w:pPr>
              <w:shd w:fill="ffffff" w:val="clear"/>
              <w:spacing w:before="280" w:line="240" w:lineRule="auto"/>
              <w:jc w:val="center"/>
              <w:rPr>
                <w:sz w:val="18"/>
                <w:szCs w:val="18"/>
                <w:vertAlign w:val="baseline"/>
              </w:rPr>
            </w:pPr>
            <w:r w:rsidDel="00000000" w:rsidR="00000000" w:rsidRPr="00000000">
              <w:rPr>
                <w:sz w:val="18"/>
                <w:szCs w:val="18"/>
                <w:vertAlign w:val="baseline"/>
                <w:rtl w:val="0"/>
              </w:rPr>
              <w:t xml:space="preserve">Fuente: elaboración propia</w:t>
            </w:r>
          </w:p>
          <w:p w:rsidR="00000000" w:rsidDel="00000000" w:rsidP="00000000" w:rsidRDefault="00000000" w:rsidRPr="00000000" w14:paraId="00000286">
            <w:pPr>
              <w:tabs>
                <w:tab w:val="left" w:pos="4320"/>
                <w:tab w:val="left" w:pos="4485"/>
                <w:tab w:val="left" w:pos="5445"/>
              </w:tabs>
              <w:jc w:val="both"/>
              <w:rPr>
                <w:color w:val="000000"/>
                <w:sz w:val="20"/>
                <w:szCs w:val="20"/>
                <w:vertAlign w:val="baseline"/>
              </w:rPr>
            </w:pPr>
            <w:r w:rsidDel="00000000" w:rsidR="00000000" w:rsidRPr="00000000">
              <w:rPr>
                <w:rtl w:val="0"/>
              </w:rPr>
            </w:r>
          </w:p>
          <w:tbl>
            <w:tblPr>
              <w:tblStyle w:val="Table13"/>
              <w:tblW w:w="5955.999999999999" w:type="dxa"/>
              <w:jc w:val="left"/>
              <w:tblLayout w:type="fixed"/>
              <w:tblLook w:val="0000"/>
            </w:tblPr>
            <w:tblGrid>
              <w:gridCol w:w="711"/>
              <w:gridCol w:w="1276"/>
              <w:gridCol w:w="992"/>
              <w:gridCol w:w="1417"/>
              <w:gridCol w:w="1560"/>
              <w:tblGridChange w:id="0">
                <w:tblGrid>
                  <w:gridCol w:w="711"/>
                  <w:gridCol w:w="1276"/>
                  <w:gridCol w:w="992"/>
                  <w:gridCol w:w="1417"/>
                  <w:gridCol w:w="1560"/>
                </w:tblGrid>
              </w:tblGridChange>
            </w:tblGrid>
            <w:tr>
              <w:trPr>
                <w:trHeight w:val="291"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7">
                  <w:pPr>
                    <w:jc w:val="center"/>
                    <w:rPr>
                      <w:b w:val="0"/>
                      <w:color w:val="000000"/>
                      <w:sz w:val="14"/>
                      <w:szCs w:val="14"/>
                      <w:vertAlign w:val="baseline"/>
                    </w:rPr>
                  </w:pPr>
                  <w:r w:rsidDel="00000000" w:rsidR="00000000" w:rsidRPr="00000000">
                    <w:rPr>
                      <w:b w:val="1"/>
                      <w:color w:val="000000"/>
                      <w:sz w:val="14"/>
                      <w:szCs w:val="14"/>
                      <w:vertAlign w:val="baseline"/>
                      <w:rtl w:val="0"/>
                    </w:rPr>
                    <w:t xml:space="preserve">MESES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288">
                  <w:pPr>
                    <w:jc w:val="center"/>
                    <w:rPr>
                      <w:b w:val="0"/>
                      <w:color w:val="000000"/>
                      <w:sz w:val="14"/>
                      <w:szCs w:val="14"/>
                      <w:vertAlign w:val="baseline"/>
                    </w:rPr>
                  </w:pPr>
                  <w:r w:rsidDel="00000000" w:rsidR="00000000" w:rsidRPr="00000000">
                    <w:rPr>
                      <w:b w:val="1"/>
                      <w:color w:val="000000"/>
                      <w:sz w:val="14"/>
                      <w:szCs w:val="14"/>
                      <w:vertAlign w:val="baseline"/>
                      <w:rtl w:val="0"/>
                    </w:rPr>
                    <w:t xml:space="preserve">CUOTA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289">
                  <w:pPr>
                    <w:jc w:val="center"/>
                    <w:rPr>
                      <w:b w:val="0"/>
                      <w:color w:val="000000"/>
                      <w:sz w:val="14"/>
                      <w:szCs w:val="14"/>
                      <w:highlight w:val="magenta"/>
                      <w:vertAlign w:val="baseline"/>
                    </w:rPr>
                  </w:pPr>
                  <w:r w:rsidDel="00000000" w:rsidR="00000000" w:rsidRPr="00000000">
                    <w:rPr>
                      <w:b w:val="1"/>
                      <w:color w:val="000000"/>
                      <w:sz w:val="14"/>
                      <w:szCs w:val="14"/>
                      <w:highlight w:val="magenta"/>
                      <w:vertAlign w:val="baseline"/>
                      <w:rtl w:val="0"/>
                    </w:rPr>
                    <w:t xml:space="preserve">INTERES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28A">
                  <w:pPr>
                    <w:jc w:val="center"/>
                    <w:rPr>
                      <w:b w:val="0"/>
                      <w:color w:val="000000"/>
                      <w:sz w:val="14"/>
                      <w:szCs w:val="14"/>
                      <w:vertAlign w:val="baseline"/>
                    </w:rPr>
                  </w:pPr>
                  <w:r w:rsidDel="00000000" w:rsidR="00000000" w:rsidRPr="00000000">
                    <w:rPr>
                      <w:b w:val="1"/>
                      <w:color w:val="000000"/>
                      <w:sz w:val="14"/>
                      <w:szCs w:val="14"/>
                      <w:vertAlign w:val="baseline"/>
                      <w:rtl w:val="0"/>
                    </w:rPr>
                    <w:t xml:space="preserve">AMORTIZACIÓN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28B">
                  <w:pPr>
                    <w:jc w:val="center"/>
                    <w:rPr>
                      <w:b w:val="0"/>
                      <w:color w:val="000000"/>
                      <w:sz w:val="14"/>
                      <w:szCs w:val="14"/>
                      <w:vertAlign w:val="baseline"/>
                    </w:rPr>
                  </w:pPr>
                  <w:r w:rsidDel="00000000" w:rsidR="00000000" w:rsidRPr="00000000">
                    <w:rPr>
                      <w:b w:val="1"/>
                      <w:color w:val="000000"/>
                      <w:sz w:val="14"/>
                      <w:szCs w:val="14"/>
                      <w:vertAlign w:val="baseline"/>
                      <w:rtl w:val="0"/>
                    </w:rPr>
                    <w:t xml:space="preserve">SALDO</w:t>
                  </w:r>
                  <w:r w:rsidDel="00000000" w:rsidR="00000000" w:rsidRPr="00000000">
                    <w:rPr>
                      <w:rtl w:val="0"/>
                    </w:rPr>
                  </w:r>
                </w:p>
              </w:tc>
            </w:tr>
            <w:tr>
              <w:trPr>
                <w:trHeight w:val="291"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8C">
                  <w:pPr>
                    <w:jc w:val="center"/>
                    <w:rPr>
                      <w:color w:val="000000"/>
                      <w:sz w:val="14"/>
                      <w:szCs w:val="14"/>
                      <w:vertAlign w:val="baseline"/>
                    </w:rPr>
                  </w:pPr>
                  <w:r w:rsidDel="00000000" w:rsidR="00000000" w:rsidRPr="00000000">
                    <w:rPr>
                      <w:color w:val="000000"/>
                      <w:sz w:val="14"/>
                      <w:szCs w:val="14"/>
                      <w:vertAlign w:val="baseline"/>
                      <w:rtl w:val="0"/>
                    </w:rPr>
                    <w:t xml:space="preserve">0</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8D">
                  <w:pPr>
                    <w:rPr>
                      <w:color w:val="000000"/>
                      <w:sz w:val="14"/>
                      <w:szCs w:val="14"/>
                      <w:vertAlign w:val="baseline"/>
                    </w:rPr>
                  </w:pPr>
                  <w:r w:rsidDel="00000000" w:rsidR="00000000" w:rsidRPr="00000000">
                    <w:rPr>
                      <w:color w:val="000000"/>
                      <w:sz w:val="14"/>
                      <w:szCs w:val="14"/>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8E">
                  <w:pPr>
                    <w:rPr>
                      <w:color w:val="000000"/>
                      <w:sz w:val="14"/>
                      <w:szCs w:val="14"/>
                      <w:vertAlign w:val="baseline"/>
                    </w:rPr>
                  </w:pPr>
                  <w:r w:rsidDel="00000000" w:rsidR="00000000" w:rsidRPr="00000000">
                    <w:rPr>
                      <w:color w:val="000000"/>
                      <w:sz w:val="14"/>
                      <w:szCs w:val="14"/>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8F">
                  <w:pPr>
                    <w:rPr>
                      <w:color w:val="000000"/>
                      <w:sz w:val="14"/>
                      <w:szCs w:val="14"/>
                      <w:vertAlign w:val="baseline"/>
                    </w:rPr>
                  </w:pPr>
                  <w:r w:rsidDel="00000000" w:rsidR="00000000" w:rsidRPr="00000000">
                    <w:rPr>
                      <w:color w:val="000000"/>
                      <w:sz w:val="14"/>
                      <w:szCs w:val="14"/>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90">
                  <w:pPr>
                    <w:rPr>
                      <w:color w:val="000000"/>
                      <w:sz w:val="14"/>
                      <w:szCs w:val="14"/>
                      <w:vertAlign w:val="baseline"/>
                    </w:rPr>
                  </w:pPr>
                  <w:r w:rsidDel="00000000" w:rsidR="00000000" w:rsidRPr="00000000">
                    <w:rPr>
                      <w:color w:val="000000"/>
                      <w:sz w:val="14"/>
                      <w:szCs w:val="14"/>
                      <w:vertAlign w:val="baseline"/>
                      <w:rtl w:val="0"/>
                    </w:rPr>
                    <w:t xml:space="preserve"> $       12.000.000 </w:t>
                  </w:r>
                </w:p>
              </w:tc>
            </w:tr>
            <w:tr>
              <w:trPr>
                <w:trHeight w:val="291"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91">
                  <w:pPr>
                    <w:jc w:val="center"/>
                    <w:rPr>
                      <w:color w:val="000000"/>
                      <w:sz w:val="14"/>
                      <w:szCs w:val="14"/>
                      <w:vertAlign w:val="baseline"/>
                    </w:rPr>
                  </w:pPr>
                  <w:r w:rsidDel="00000000" w:rsidR="00000000" w:rsidRPr="00000000">
                    <w:rPr>
                      <w:color w:val="000000"/>
                      <w:sz w:val="14"/>
                      <w:szCs w:val="14"/>
                      <w:vertAlign w:val="baseline"/>
                      <w:rtl w:val="0"/>
                    </w:rPr>
                    <w:t xml:space="preserve">1</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92">
                  <w:pPr>
                    <w:jc w:val="right"/>
                    <w:rPr>
                      <w:color w:val="000000"/>
                      <w:sz w:val="14"/>
                      <w:szCs w:val="14"/>
                      <w:vertAlign w:val="baseline"/>
                    </w:rPr>
                  </w:pPr>
                  <w:r w:rsidDel="00000000" w:rsidR="00000000" w:rsidRPr="00000000">
                    <w:rPr>
                      <w:color w:val="000000"/>
                      <w:sz w:val="14"/>
                      <w:szCs w:val="14"/>
                      <w:vertAlign w:val="baseline"/>
                      <w:rtl w:val="0"/>
                    </w:rPr>
                    <w:t xml:space="preserve">$ 0,00</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93">
                  <w:pPr>
                    <w:rPr>
                      <w:color w:val="000000"/>
                      <w:sz w:val="14"/>
                      <w:szCs w:val="14"/>
                      <w:vertAlign w:val="baseline"/>
                    </w:rPr>
                  </w:pPr>
                  <w:r w:rsidDel="00000000" w:rsidR="00000000" w:rsidRPr="00000000">
                    <w:rPr>
                      <w:color w:val="000000"/>
                      <w:sz w:val="14"/>
                      <w:szCs w:val="14"/>
                      <w:vertAlign w:val="baseline"/>
                      <w:rtl w:val="0"/>
                    </w:rPr>
                    <w:t xml:space="preserve"> $     204.000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94">
                  <w:pPr>
                    <w:jc w:val="right"/>
                    <w:rPr>
                      <w:color w:val="000000"/>
                      <w:sz w:val="14"/>
                      <w:szCs w:val="14"/>
                      <w:vertAlign w:val="baseline"/>
                    </w:rPr>
                  </w:pPr>
                  <w:r w:rsidDel="00000000" w:rsidR="00000000" w:rsidRPr="00000000">
                    <w:rPr>
                      <w:color w:val="ff0000"/>
                      <w:sz w:val="14"/>
                      <w:szCs w:val="14"/>
                      <w:vertAlign w:val="baseline"/>
                      <w:rtl w:val="0"/>
                    </w:rPr>
                    <w:t xml:space="preserve">-$ 204.000,00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95">
                  <w:pPr>
                    <w:rPr>
                      <w:color w:val="000000"/>
                      <w:sz w:val="14"/>
                      <w:szCs w:val="14"/>
                      <w:vertAlign w:val="baseline"/>
                    </w:rPr>
                  </w:pPr>
                  <w:r w:rsidDel="00000000" w:rsidR="00000000" w:rsidRPr="00000000">
                    <w:rPr>
                      <w:color w:val="000000"/>
                      <w:sz w:val="14"/>
                      <w:szCs w:val="14"/>
                      <w:vertAlign w:val="baseline"/>
                      <w:rtl w:val="0"/>
                    </w:rPr>
                    <w:t xml:space="preserve"> $       12.204.000 </w:t>
                  </w:r>
                </w:p>
              </w:tc>
            </w:tr>
            <w:tr>
              <w:trPr>
                <w:trHeight w:val="291"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96">
                  <w:pPr>
                    <w:jc w:val="center"/>
                    <w:rPr>
                      <w:color w:val="000000"/>
                      <w:sz w:val="14"/>
                      <w:szCs w:val="14"/>
                      <w:vertAlign w:val="baseline"/>
                    </w:rPr>
                  </w:pPr>
                  <w:r w:rsidDel="00000000" w:rsidR="00000000" w:rsidRPr="00000000">
                    <w:rPr>
                      <w:color w:val="000000"/>
                      <w:sz w:val="14"/>
                      <w:szCs w:val="14"/>
                      <w:vertAlign w:val="baseline"/>
                      <w:rtl w:val="0"/>
                    </w:rPr>
                    <w:t xml:space="preserve">2</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97">
                  <w:pPr>
                    <w:jc w:val="right"/>
                    <w:rPr>
                      <w:color w:val="000000"/>
                      <w:sz w:val="14"/>
                      <w:szCs w:val="14"/>
                      <w:vertAlign w:val="baseline"/>
                    </w:rPr>
                  </w:pPr>
                  <w:r w:rsidDel="00000000" w:rsidR="00000000" w:rsidRPr="00000000">
                    <w:rPr>
                      <w:color w:val="000000"/>
                      <w:sz w:val="14"/>
                      <w:szCs w:val="14"/>
                      <w:vertAlign w:val="baseline"/>
                      <w:rtl w:val="0"/>
                    </w:rPr>
                    <w:t xml:space="preserve">$ 0,00</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98">
                  <w:pPr>
                    <w:rPr>
                      <w:color w:val="000000"/>
                      <w:sz w:val="14"/>
                      <w:szCs w:val="14"/>
                      <w:vertAlign w:val="baseline"/>
                    </w:rPr>
                  </w:pPr>
                  <w:r w:rsidDel="00000000" w:rsidR="00000000" w:rsidRPr="00000000">
                    <w:rPr>
                      <w:color w:val="000000"/>
                      <w:sz w:val="14"/>
                      <w:szCs w:val="14"/>
                      <w:vertAlign w:val="baseline"/>
                      <w:rtl w:val="0"/>
                    </w:rPr>
                    <w:t xml:space="preserve"> $     207.468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99">
                  <w:pPr>
                    <w:jc w:val="right"/>
                    <w:rPr>
                      <w:color w:val="000000"/>
                      <w:sz w:val="14"/>
                      <w:szCs w:val="14"/>
                      <w:vertAlign w:val="baseline"/>
                    </w:rPr>
                  </w:pPr>
                  <w:r w:rsidDel="00000000" w:rsidR="00000000" w:rsidRPr="00000000">
                    <w:rPr>
                      <w:color w:val="ff0000"/>
                      <w:sz w:val="14"/>
                      <w:szCs w:val="14"/>
                      <w:vertAlign w:val="baseline"/>
                      <w:rtl w:val="0"/>
                    </w:rPr>
                    <w:t xml:space="preserve">-$ 207.468,00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9A">
                  <w:pPr>
                    <w:rPr>
                      <w:color w:val="000000"/>
                      <w:sz w:val="14"/>
                      <w:szCs w:val="14"/>
                      <w:vertAlign w:val="baseline"/>
                    </w:rPr>
                  </w:pPr>
                  <w:r w:rsidDel="00000000" w:rsidR="00000000" w:rsidRPr="00000000">
                    <w:rPr>
                      <w:color w:val="000000"/>
                      <w:sz w:val="14"/>
                      <w:szCs w:val="14"/>
                      <w:vertAlign w:val="baseline"/>
                      <w:rtl w:val="0"/>
                    </w:rPr>
                    <w:t xml:space="preserve"> $       12.411.468 </w:t>
                  </w:r>
                </w:p>
              </w:tc>
            </w:tr>
            <w:tr>
              <w:trPr>
                <w:trHeight w:val="291"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9B">
                  <w:pPr>
                    <w:jc w:val="center"/>
                    <w:rPr>
                      <w:color w:val="000000"/>
                      <w:sz w:val="14"/>
                      <w:szCs w:val="14"/>
                      <w:vertAlign w:val="baseline"/>
                    </w:rPr>
                  </w:pPr>
                  <w:r w:rsidDel="00000000" w:rsidR="00000000" w:rsidRPr="00000000">
                    <w:rPr>
                      <w:color w:val="000000"/>
                      <w:sz w:val="14"/>
                      <w:szCs w:val="14"/>
                      <w:vertAlign w:val="baseline"/>
                      <w:rtl w:val="0"/>
                    </w:rPr>
                    <w:t xml:space="preserve">3</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9C">
                  <w:pPr>
                    <w:jc w:val="right"/>
                    <w:rPr>
                      <w:color w:val="000000"/>
                      <w:sz w:val="14"/>
                      <w:szCs w:val="14"/>
                      <w:vertAlign w:val="baseline"/>
                    </w:rPr>
                  </w:pPr>
                  <w:r w:rsidDel="00000000" w:rsidR="00000000" w:rsidRPr="00000000">
                    <w:rPr>
                      <w:color w:val="000000"/>
                      <w:sz w:val="14"/>
                      <w:szCs w:val="14"/>
                      <w:vertAlign w:val="baseline"/>
                      <w:rtl w:val="0"/>
                    </w:rPr>
                    <w:t xml:space="preserve">$ 3.235.850,25</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9D">
                  <w:pPr>
                    <w:rPr>
                      <w:color w:val="000000"/>
                      <w:sz w:val="14"/>
                      <w:szCs w:val="14"/>
                      <w:vertAlign w:val="baseline"/>
                    </w:rPr>
                  </w:pPr>
                  <w:r w:rsidDel="00000000" w:rsidR="00000000" w:rsidRPr="00000000">
                    <w:rPr>
                      <w:color w:val="000000"/>
                      <w:sz w:val="14"/>
                      <w:szCs w:val="14"/>
                      <w:vertAlign w:val="baseline"/>
                      <w:rtl w:val="0"/>
                    </w:rPr>
                    <w:t xml:space="preserve"> $     210.995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9E">
                  <w:pPr>
                    <w:jc w:val="right"/>
                    <w:rPr>
                      <w:color w:val="000000"/>
                      <w:sz w:val="14"/>
                      <w:szCs w:val="14"/>
                      <w:vertAlign w:val="baseline"/>
                    </w:rPr>
                  </w:pPr>
                  <w:r w:rsidDel="00000000" w:rsidR="00000000" w:rsidRPr="00000000">
                    <w:rPr>
                      <w:color w:val="000000"/>
                      <w:sz w:val="14"/>
                      <w:szCs w:val="14"/>
                      <w:vertAlign w:val="baseline"/>
                      <w:rtl w:val="0"/>
                    </w:rPr>
                    <w:t xml:space="preserve">$ 3.024.855,29</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9F">
                  <w:pPr>
                    <w:rPr>
                      <w:color w:val="000000"/>
                      <w:sz w:val="14"/>
                      <w:szCs w:val="14"/>
                      <w:vertAlign w:val="baseline"/>
                    </w:rPr>
                  </w:pPr>
                  <w:r w:rsidDel="00000000" w:rsidR="00000000" w:rsidRPr="00000000">
                    <w:rPr>
                      <w:color w:val="000000"/>
                      <w:sz w:val="14"/>
                      <w:szCs w:val="14"/>
                      <w:vertAlign w:val="baseline"/>
                      <w:rtl w:val="0"/>
                    </w:rPr>
                    <w:t xml:space="preserve"> $         9.386.613 </w:t>
                  </w:r>
                </w:p>
              </w:tc>
            </w:tr>
            <w:tr>
              <w:trPr>
                <w:trHeight w:val="291"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A0">
                  <w:pPr>
                    <w:jc w:val="center"/>
                    <w:rPr>
                      <w:color w:val="000000"/>
                      <w:sz w:val="14"/>
                      <w:szCs w:val="14"/>
                      <w:vertAlign w:val="baseline"/>
                    </w:rPr>
                  </w:pPr>
                  <w:r w:rsidDel="00000000" w:rsidR="00000000" w:rsidRPr="00000000">
                    <w:rPr>
                      <w:color w:val="000000"/>
                      <w:sz w:val="14"/>
                      <w:szCs w:val="14"/>
                      <w:vertAlign w:val="baseline"/>
                      <w:rtl w:val="0"/>
                    </w:rPr>
                    <w:t xml:space="preserve">4</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A1">
                  <w:pPr>
                    <w:jc w:val="right"/>
                    <w:rPr>
                      <w:color w:val="000000"/>
                      <w:sz w:val="14"/>
                      <w:szCs w:val="14"/>
                      <w:vertAlign w:val="baseline"/>
                    </w:rPr>
                  </w:pPr>
                  <w:r w:rsidDel="00000000" w:rsidR="00000000" w:rsidRPr="00000000">
                    <w:rPr>
                      <w:color w:val="000000"/>
                      <w:sz w:val="14"/>
                      <w:szCs w:val="14"/>
                      <w:vertAlign w:val="baseline"/>
                      <w:rtl w:val="0"/>
                    </w:rPr>
                    <w:t xml:space="preserve">$ 3.235.850,25</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A2">
                  <w:pPr>
                    <w:rPr>
                      <w:color w:val="000000"/>
                      <w:sz w:val="14"/>
                      <w:szCs w:val="14"/>
                      <w:vertAlign w:val="baseline"/>
                    </w:rPr>
                  </w:pPr>
                  <w:r w:rsidDel="00000000" w:rsidR="00000000" w:rsidRPr="00000000">
                    <w:rPr>
                      <w:color w:val="000000"/>
                      <w:sz w:val="14"/>
                      <w:szCs w:val="14"/>
                      <w:vertAlign w:val="baseline"/>
                      <w:rtl w:val="0"/>
                    </w:rPr>
                    <w:t xml:space="preserve"> $     159.572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A3">
                  <w:pPr>
                    <w:jc w:val="right"/>
                    <w:rPr>
                      <w:color w:val="000000"/>
                      <w:sz w:val="14"/>
                      <w:szCs w:val="14"/>
                      <w:vertAlign w:val="baseline"/>
                    </w:rPr>
                  </w:pPr>
                  <w:r w:rsidDel="00000000" w:rsidR="00000000" w:rsidRPr="00000000">
                    <w:rPr>
                      <w:color w:val="000000"/>
                      <w:sz w:val="14"/>
                      <w:szCs w:val="14"/>
                      <w:vertAlign w:val="baseline"/>
                      <w:rtl w:val="0"/>
                    </w:rPr>
                    <w:t xml:space="preserve">$ 3.076.277,83</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A4">
                  <w:pPr>
                    <w:rPr>
                      <w:color w:val="000000"/>
                      <w:sz w:val="14"/>
                      <w:szCs w:val="14"/>
                      <w:vertAlign w:val="baseline"/>
                    </w:rPr>
                  </w:pPr>
                  <w:r w:rsidDel="00000000" w:rsidR="00000000" w:rsidRPr="00000000">
                    <w:rPr>
                      <w:color w:val="000000"/>
                      <w:sz w:val="14"/>
                      <w:szCs w:val="14"/>
                      <w:vertAlign w:val="baseline"/>
                      <w:rtl w:val="0"/>
                    </w:rPr>
                    <w:t xml:space="preserve"> $         6.310.335 </w:t>
                  </w:r>
                </w:p>
              </w:tc>
            </w:tr>
            <w:tr>
              <w:trPr>
                <w:trHeight w:val="291"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A5">
                  <w:pPr>
                    <w:jc w:val="center"/>
                    <w:rPr>
                      <w:color w:val="000000"/>
                      <w:sz w:val="14"/>
                      <w:szCs w:val="14"/>
                      <w:vertAlign w:val="baseline"/>
                    </w:rPr>
                  </w:pPr>
                  <w:r w:rsidDel="00000000" w:rsidR="00000000" w:rsidRPr="00000000">
                    <w:rPr>
                      <w:color w:val="000000"/>
                      <w:sz w:val="14"/>
                      <w:szCs w:val="14"/>
                      <w:vertAlign w:val="baseline"/>
                      <w:rtl w:val="0"/>
                    </w:rPr>
                    <w:t xml:space="preserve">5</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A6">
                  <w:pPr>
                    <w:jc w:val="right"/>
                    <w:rPr>
                      <w:color w:val="000000"/>
                      <w:sz w:val="14"/>
                      <w:szCs w:val="14"/>
                      <w:vertAlign w:val="baseline"/>
                    </w:rPr>
                  </w:pPr>
                  <w:r w:rsidDel="00000000" w:rsidR="00000000" w:rsidRPr="00000000">
                    <w:rPr>
                      <w:color w:val="000000"/>
                      <w:sz w:val="14"/>
                      <w:szCs w:val="14"/>
                      <w:vertAlign w:val="baseline"/>
                      <w:rtl w:val="0"/>
                    </w:rPr>
                    <w:t xml:space="preserve">$ 3.235.850,25</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A7">
                  <w:pPr>
                    <w:rPr>
                      <w:color w:val="000000"/>
                      <w:sz w:val="14"/>
                      <w:szCs w:val="14"/>
                      <w:vertAlign w:val="baseline"/>
                    </w:rPr>
                  </w:pPr>
                  <w:r w:rsidDel="00000000" w:rsidR="00000000" w:rsidRPr="00000000">
                    <w:rPr>
                      <w:color w:val="000000"/>
                      <w:sz w:val="14"/>
                      <w:szCs w:val="14"/>
                      <w:vertAlign w:val="baseline"/>
                      <w:rtl w:val="0"/>
                    </w:rPr>
                    <w:t xml:space="preserve"> $     107.276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A8">
                  <w:pPr>
                    <w:jc w:val="right"/>
                    <w:rPr>
                      <w:color w:val="000000"/>
                      <w:sz w:val="14"/>
                      <w:szCs w:val="14"/>
                      <w:vertAlign w:val="baseline"/>
                    </w:rPr>
                  </w:pPr>
                  <w:r w:rsidDel="00000000" w:rsidR="00000000" w:rsidRPr="00000000">
                    <w:rPr>
                      <w:color w:val="000000"/>
                      <w:sz w:val="14"/>
                      <w:szCs w:val="14"/>
                      <w:vertAlign w:val="baseline"/>
                      <w:rtl w:val="0"/>
                    </w:rPr>
                    <w:t xml:space="preserve">$ 3.128.574,55</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A9">
                  <w:pPr>
                    <w:rPr>
                      <w:color w:val="000000"/>
                      <w:sz w:val="14"/>
                      <w:szCs w:val="14"/>
                      <w:vertAlign w:val="baseline"/>
                    </w:rPr>
                  </w:pPr>
                  <w:r w:rsidDel="00000000" w:rsidR="00000000" w:rsidRPr="00000000">
                    <w:rPr>
                      <w:color w:val="000000"/>
                      <w:sz w:val="14"/>
                      <w:szCs w:val="14"/>
                      <w:vertAlign w:val="baseline"/>
                      <w:rtl w:val="0"/>
                    </w:rPr>
                    <w:t xml:space="preserve"> $         3.181.760 </w:t>
                  </w:r>
                </w:p>
              </w:tc>
            </w:tr>
            <w:tr>
              <w:trPr>
                <w:trHeight w:val="291"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AA">
                  <w:pPr>
                    <w:jc w:val="center"/>
                    <w:rPr>
                      <w:color w:val="000000"/>
                      <w:sz w:val="14"/>
                      <w:szCs w:val="14"/>
                      <w:vertAlign w:val="baseline"/>
                    </w:rPr>
                  </w:pPr>
                  <w:r w:rsidDel="00000000" w:rsidR="00000000" w:rsidRPr="00000000">
                    <w:rPr>
                      <w:color w:val="000000"/>
                      <w:sz w:val="14"/>
                      <w:szCs w:val="14"/>
                      <w:vertAlign w:val="baseline"/>
                      <w:rtl w:val="0"/>
                    </w:rPr>
                    <w:t xml:space="preserve">6</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AB">
                  <w:pPr>
                    <w:jc w:val="right"/>
                    <w:rPr>
                      <w:color w:val="000000"/>
                      <w:sz w:val="14"/>
                      <w:szCs w:val="14"/>
                      <w:vertAlign w:val="baseline"/>
                    </w:rPr>
                  </w:pPr>
                  <w:r w:rsidDel="00000000" w:rsidR="00000000" w:rsidRPr="00000000">
                    <w:rPr>
                      <w:color w:val="000000"/>
                      <w:sz w:val="14"/>
                      <w:szCs w:val="14"/>
                      <w:vertAlign w:val="baseline"/>
                      <w:rtl w:val="0"/>
                    </w:rPr>
                    <w:t xml:space="preserve">$ 3.235.850,25</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AC">
                  <w:pPr>
                    <w:rPr>
                      <w:color w:val="000000"/>
                      <w:sz w:val="14"/>
                      <w:szCs w:val="14"/>
                      <w:vertAlign w:val="baseline"/>
                    </w:rPr>
                  </w:pPr>
                  <w:r w:rsidDel="00000000" w:rsidR="00000000" w:rsidRPr="00000000">
                    <w:rPr>
                      <w:color w:val="000000"/>
                      <w:sz w:val="14"/>
                      <w:szCs w:val="14"/>
                      <w:vertAlign w:val="baseline"/>
                      <w:rtl w:val="0"/>
                    </w:rPr>
                    <w:t xml:space="preserve"> $       54.090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AD">
                  <w:pPr>
                    <w:jc w:val="right"/>
                    <w:rPr>
                      <w:color w:val="000000"/>
                      <w:sz w:val="14"/>
                      <w:szCs w:val="14"/>
                      <w:vertAlign w:val="baseline"/>
                    </w:rPr>
                  </w:pPr>
                  <w:r w:rsidDel="00000000" w:rsidR="00000000" w:rsidRPr="00000000">
                    <w:rPr>
                      <w:color w:val="000000"/>
                      <w:sz w:val="14"/>
                      <w:szCs w:val="14"/>
                      <w:vertAlign w:val="baseline"/>
                      <w:rtl w:val="0"/>
                    </w:rPr>
                    <w:t xml:space="preserve">$ 3.181.760,32</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AE">
                  <w:pPr>
                    <w:rPr>
                      <w:color w:val="000000"/>
                      <w:sz w:val="14"/>
                      <w:szCs w:val="14"/>
                      <w:vertAlign w:val="baseline"/>
                    </w:rPr>
                  </w:pPr>
                  <w:r w:rsidDel="00000000" w:rsidR="00000000" w:rsidRPr="00000000">
                    <w:rPr>
                      <w:color w:val="000000"/>
                      <w:sz w:val="14"/>
                      <w:szCs w:val="14"/>
                      <w:vertAlign w:val="baseline"/>
                      <w:rtl w:val="0"/>
                    </w:rPr>
                    <w:t xml:space="preserve"> $                          0 </w:t>
                  </w:r>
                </w:p>
              </w:tc>
            </w:tr>
            <w:tr>
              <w:trPr>
                <w:trHeight w:val="291"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AF">
                  <w:pPr>
                    <w:jc w:val="center"/>
                    <w:rPr>
                      <w:b w:val="0"/>
                      <w:color w:val="000000"/>
                      <w:sz w:val="14"/>
                      <w:szCs w:val="14"/>
                      <w:vertAlign w:val="baseline"/>
                    </w:rPr>
                  </w:pPr>
                  <w:r w:rsidDel="00000000" w:rsidR="00000000" w:rsidRPr="00000000">
                    <w:rPr>
                      <w:b w:val="1"/>
                      <w:color w:val="000000"/>
                      <w:sz w:val="14"/>
                      <w:szCs w:val="14"/>
                      <w:vertAlign w:val="baseline"/>
                      <w:rtl w:val="0"/>
                    </w:rPr>
                    <w:t xml:space="preserve">TOTAL</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B0">
                  <w:pPr>
                    <w:jc w:val="right"/>
                    <w:rPr>
                      <w:color w:val="000000"/>
                      <w:sz w:val="14"/>
                      <w:szCs w:val="14"/>
                      <w:vertAlign w:val="baseline"/>
                    </w:rPr>
                  </w:pPr>
                  <w:r w:rsidDel="00000000" w:rsidR="00000000" w:rsidRPr="00000000">
                    <w:rPr>
                      <w:color w:val="000000"/>
                      <w:sz w:val="14"/>
                      <w:szCs w:val="14"/>
                      <w:vertAlign w:val="baseline"/>
                      <w:rtl w:val="0"/>
                    </w:rPr>
                    <w:t xml:space="preserve">$ 12.943.400,99</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B1">
                  <w:pPr>
                    <w:rPr>
                      <w:color w:val="000000"/>
                      <w:sz w:val="14"/>
                      <w:szCs w:val="14"/>
                      <w:vertAlign w:val="baseline"/>
                    </w:rPr>
                  </w:pPr>
                  <w:r w:rsidDel="00000000" w:rsidR="00000000" w:rsidRPr="00000000">
                    <w:rPr>
                      <w:color w:val="000000"/>
                      <w:sz w:val="14"/>
                      <w:szCs w:val="14"/>
                      <w:vertAlign w:val="baseline"/>
                      <w:rtl w:val="0"/>
                    </w:rPr>
                    <w:t xml:space="preserve"> $     943.401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B2">
                  <w:pPr>
                    <w:jc w:val="right"/>
                    <w:rPr>
                      <w:color w:val="000000"/>
                      <w:sz w:val="14"/>
                      <w:szCs w:val="14"/>
                      <w:vertAlign w:val="baseline"/>
                    </w:rPr>
                  </w:pPr>
                  <w:r w:rsidDel="00000000" w:rsidR="00000000" w:rsidRPr="00000000">
                    <w:rPr>
                      <w:color w:val="000000"/>
                      <w:sz w:val="14"/>
                      <w:szCs w:val="14"/>
                      <w:vertAlign w:val="baseline"/>
                      <w:rtl w:val="0"/>
                    </w:rPr>
                    <w:t xml:space="preserve">$ 12.000.000,00</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B3">
                  <w:pPr>
                    <w:rPr>
                      <w:color w:val="000000"/>
                      <w:sz w:val="14"/>
                      <w:szCs w:val="14"/>
                      <w:vertAlign w:val="baseline"/>
                    </w:rPr>
                  </w:pPr>
                  <w:r w:rsidDel="00000000" w:rsidR="00000000" w:rsidRPr="00000000">
                    <w:rPr>
                      <w:color w:val="000000"/>
                      <w:sz w:val="14"/>
                      <w:szCs w:val="14"/>
                      <w:vertAlign w:val="baseline"/>
                      <w:rtl w:val="0"/>
                    </w:rPr>
                    <w:t xml:space="preserve"> </w:t>
                  </w:r>
                </w:p>
              </w:tc>
            </w:tr>
          </w:tbl>
          <w:p w:rsidR="00000000" w:rsidDel="00000000" w:rsidP="00000000" w:rsidRDefault="00000000" w:rsidRPr="00000000" w14:paraId="000002B4">
            <w:pPr>
              <w:shd w:fill="ffffff" w:val="clear"/>
              <w:spacing w:before="280" w:lineRule="auto"/>
              <w:jc w:val="center"/>
              <w:rPr>
                <w:sz w:val="18"/>
                <w:szCs w:val="18"/>
                <w:vertAlign w:val="baseline"/>
              </w:rPr>
            </w:pPr>
            <w:r w:rsidDel="00000000" w:rsidR="00000000" w:rsidRPr="00000000">
              <w:rPr>
                <w:sz w:val="18"/>
                <w:szCs w:val="18"/>
                <w:vertAlign w:val="baseline"/>
                <w:rtl w:val="0"/>
              </w:rPr>
              <w:t xml:space="preserve">Fuente: elaboración propia</w:t>
            </w:r>
          </w:p>
          <w:p w:rsidR="00000000" w:rsidDel="00000000" w:rsidP="00000000" w:rsidRDefault="00000000" w:rsidRPr="00000000" w14:paraId="000002B5">
            <w:pPr>
              <w:tabs>
                <w:tab w:val="left" w:pos="4320"/>
                <w:tab w:val="left" w:pos="4485"/>
                <w:tab w:val="left" w:pos="5445"/>
              </w:tabs>
              <w:jc w:val="both"/>
              <w:rPr>
                <w:color w:val="000000"/>
                <w:sz w:val="20"/>
                <w:szCs w:val="20"/>
                <w:vertAlign w:val="baseline"/>
              </w:rPr>
            </w:pPr>
            <w:r w:rsidDel="00000000" w:rsidR="00000000" w:rsidRPr="00000000">
              <w:rPr>
                <w:rtl w:val="0"/>
              </w:rPr>
            </w:r>
          </w:p>
          <w:p w:rsidR="00000000" w:rsidDel="00000000" w:rsidP="00000000" w:rsidRDefault="00000000" w:rsidRPr="00000000" w14:paraId="000002B6">
            <w:pPr>
              <w:tabs>
                <w:tab w:val="left" w:pos="4320"/>
                <w:tab w:val="left" w:pos="4485"/>
                <w:tab w:val="left" w:pos="5445"/>
              </w:tabs>
              <w:jc w:val="both"/>
              <w:rPr>
                <w:b w:val="0"/>
                <w:color w:val="000000"/>
                <w:sz w:val="20"/>
                <w:szCs w:val="20"/>
                <w:vertAlign w:val="baseline"/>
              </w:rPr>
            </w:pPr>
            <w:r w:rsidDel="00000000" w:rsidR="00000000" w:rsidRPr="00000000">
              <w:rPr>
                <w:b w:val="1"/>
                <w:color w:val="000000"/>
                <w:sz w:val="20"/>
                <w:szCs w:val="20"/>
                <w:vertAlign w:val="baseline"/>
                <w:rtl w:val="0"/>
              </w:rPr>
              <w:t xml:space="preserve">Procedimiento:</w:t>
            </w:r>
            <w:r w:rsidDel="00000000" w:rsidR="00000000" w:rsidRPr="00000000">
              <w:rPr>
                <w:rtl w:val="0"/>
              </w:rPr>
            </w:r>
          </w:p>
          <w:p w:rsidR="00000000" w:rsidDel="00000000" w:rsidP="00000000" w:rsidRDefault="00000000" w:rsidRPr="00000000" w14:paraId="000002B7">
            <w:pPr>
              <w:tabs>
                <w:tab w:val="left" w:pos="4320"/>
                <w:tab w:val="left" w:pos="4485"/>
                <w:tab w:val="left" w:pos="5445"/>
              </w:tabs>
              <w:jc w:val="both"/>
              <w:rPr>
                <w:color w:val="000000"/>
                <w:sz w:val="20"/>
                <w:szCs w:val="20"/>
                <w:vertAlign w:val="baseline"/>
              </w:rPr>
            </w:pPr>
            <w:r w:rsidDel="00000000" w:rsidR="00000000" w:rsidRPr="00000000">
              <w:rPr>
                <w:rtl w:val="0"/>
              </w:rPr>
            </w:r>
          </w:p>
          <w:p w:rsidR="00000000" w:rsidDel="00000000" w:rsidP="00000000" w:rsidRDefault="00000000" w:rsidRPr="00000000" w14:paraId="000002B8">
            <w:pPr>
              <w:tabs>
                <w:tab w:val="left" w:pos="4320"/>
                <w:tab w:val="left" w:pos="4485"/>
                <w:tab w:val="left" w:pos="5445"/>
              </w:tabs>
              <w:jc w:val="both"/>
              <w:rPr>
                <w:color w:val="000000"/>
                <w:sz w:val="20"/>
                <w:szCs w:val="20"/>
                <w:vertAlign w:val="baseline"/>
              </w:rPr>
            </w:pPr>
            <w:r w:rsidDel="00000000" w:rsidR="00000000" w:rsidRPr="00000000">
              <w:rPr>
                <w:color w:val="000000"/>
                <w:sz w:val="20"/>
                <w:szCs w:val="20"/>
                <w:vertAlign w:val="baseline"/>
                <w:rtl w:val="0"/>
              </w:rPr>
              <w:t xml:space="preserve">1. Teniendo en cuenta que no hay cuota, se calculan los intereses, incrementando el saldo final.</w:t>
            </w:r>
          </w:p>
          <w:p w:rsidR="00000000" w:rsidDel="00000000" w:rsidP="00000000" w:rsidRDefault="00000000" w:rsidRPr="00000000" w14:paraId="000002B9">
            <w:pPr>
              <w:tabs>
                <w:tab w:val="left" w:pos="4320"/>
                <w:tab w:val="left" w:pos="4485"/>
                <w:tab w:val="left" w:pos="5445"/>
              </w:tabs>
              <w:jc w:val="both"/>
              <w:rPr>
                <w:color w:val="000000"/>
                <w:sz w:val="20"/>
                <w:szCs w:val="20"/>
                <w:vertAlign w:val="baseline"/>
              </w:rPr>
            </w:pPr>
            <w:r w:rsidDel="00000000" w:rsidR="00000000" w:rsidRPr="00000000">
              <w:rPr>
                <w:rtl w:val="0"/>
              </w:rPr>
            </w:r>
          </w:p>
          <w:p w:rsidR="00000000" w:rsidDel="00000000" w:rsidP="00000000" w:rsidRDefault="00000000" w:rsidRPr="00000000" w14:paraId="000002BA">
            <w:pPr>
              <w:tabs>
                <w:tab w:val="left" w:pos="4320"/>
                <w:tab w:val="left" w:pos="4485"/>
                <w:tab w:val="left" w:pos="5445"/>
              </w:tabs>
              <w:jc w:val="both"/>
              <w:rPr>
                <w:color w:val="000000"/>
                <w:sz w:val="20"/>
                <w:szCs w:val="20"/>
                <w:vertAlign w:val="baseline"/>
              </w:rPr>
            </w:pPr>
            <w:r w:rsidDel="00000000" w:rsidR="00000000" w:rsidRPr="00000000">
              <w:rPr>
                <w:color w:val="000000"/>
                <w:sz w:val="20"/>
                <w:szCs w:val="20"/>
                <w:vertAlign w:val="baseline"/>
                <w:rtl w:val="0"/>
              </w:rPr>
              <w:t xml:space="preserve">2. Se calcula la cuota a partir del tercer mes, utilizando la fórmula de cuota fija, analizada en el ejercicio anterior. Se tiene en cuenta el número de periodos faltantes y el último saldo, con el fin de que coincida con el tiempo del préstamo.</w:t>
            </w:r>
          </w:p>
          <w:p w:rsidR="00000000" w:rsidDel="00000000" w:rsidP="00000000" w:rsidRDefault="00000000" w:rsidRPr="00000000" w14:paraId="000002BB">
            <w:pPr>
              <w:tabs>
                <w:tab w:val="left" w:pos="4320"/>
                <w:tab w:val="left" w:pos="4485"/>
                <w:tab w:val="left" w:pos="5445"/>
              </w:tabs>
              <w:jc w:val="both"/>
              <w:rPr>
                <w:color w:val="000000"/>
                <w:sz w:val="20"/>
                <w:szCs w:val="20"/>
                <w:vertAlign w:val="baseline"/>
              </w:rPr>
            </w:pPr>
            <w:r w:rsidDel="00000000" w:rsidR="00000000" w:rsidRPr="00000000">
              <w:rPr>
                <w:rtl w:val="0"/>
              </w:rPr>
            </w:r>
          </w:p>
          <w:p w:rsidR="00000000" w:rsidDel="00000000" w:rsidP="00000000" w:rsidRDefault="00000000" w:rsidRPr="00000000" w14:paraId="000002BC">
            <w:pPr>
              <w:tabs>
                <w:tab w:val="left" w:pos="4320"/>
                <w:tab w:val="left" w:pos="4485"/>
                <w:tab w:val="left" w:pos="5445"/>
              </w:tabs>
              <w:jc w:val="both"/>
              <w:rPr>
                <w:color w:val="000000"/>
                <w:sz w:val="20"/>
                <w:szCs w:val="20"/>
                <w:vertAlign w:val="baseline"/>
              </w:rPr>
            </w:pPr>
            <w:r w:rsidDel="00000000" w:rsidR="00000000" w:rsidRPr="00000000">
              <w:rPr>
                <w:color w:val="000000"/>
                <w:sz w:val="20"/>
                <w:szCs w:val="20"/>
                <w:vertAlign w:val="baseline"/>
                <w:rtl w:val="0"/>
              </w:rPr>
              <w:t xml:space="preserve">3. Finalmente, se procede a elaborar la tabla, teniendo en cuenta el procedimiento realizado en la tabla de amortización de cuota fija. </w:t>
            </w:r>
          </w:p>
          <w:p w:rsidR="00000000" w:rsidDel="00000000" w:rsidP="00000000" w:rsidRDefault="00000000" w:rsidRPr="00000000" w14:paraId="000002BD">
            <w:pPr>
              <w:tabs>
                <w:tab w:val="left" w:pos="4320"/>
                <w:tab w:val="left" w:pos="4485"/>
                <w:tab w:val="left" w:pos="5445"/>
              </w:tabs>
              <w:jc w:val="both"/>
              <w:rPr>
                <w:color w:val="000000"/>
                <w:sz w:val="20"/>
                <w:szCs w:val="20"/>
                <w:vertAlign w:val="baseline"/>
              </w:rPr>
            </w:pPr>
            <w:r w:rsidDel="00000000" w:rsidR="00000000" w:rsidRPr="00000000">
              <w:rPr>
                <w:rtl w:val="0"/>
              </w:rPr>
            </w:r>
          </w:p>
          <w:p w:rsidR="00000000" w:rsidDel="00000000" w:rsidP="00000000" w:rsidRDefault="00000000" w:rsidRPr="00000000" w14:paraId="000002BE">
            <w:pPr>
              <w:tabs>
                <w:tab w:val="left" w:pos="4320"/>
                <w:tab w:val="left" w:pos="4485"/>
                <w:tab w:val="left" w:pos="5445"/>
              </w:tabs>
              <w:jc w:val="both"/>
              <w:rPr>
                <w:color w:val="000000"/>
                <w:sz w:val="20"/>
                <w:szCs w:val="20"/>
                <w:vertAlign w:val="baseline"/>
              </w:rPr>
            </w:pPr>
            <w:r w:rsidDel="00000000" w:rsidR="00000000" w:rsidRPr="00000000">
              <w:rPr>
                <w:b w:val="1"/>
                <w:color w:val="000000"/>
                <w:sz w:val="20"/>
                <w:szCs w:val="20"/>
                <w:vertAlign w:val="baseline"/>
                <w:rtl w:val="0"/>
              </w:rPr>
              <w:t xml:space="preserve">Ejemplo 3</w:t>
            </w:r>
            <w:r w:rsidDel="00000000" w:rsidR="00000000" w:rsidRPr="00000000">
              <w:rPr>
                <w:color w:val="000000"/>
                <w:sz w:val="20"/>
                <w:szCs w:val="20"/>
                <w:vertAlign w:val="baseline"/>
                <w:rtl w:val="0"/>
              </w:rPr>
              <w:t xml:space="preserve">: continuamos con el ejercicio anterior, se presenta un abono a capital.</w:t>
            </w:r>
          </w:p>
          <w:p w:rsidR="00000000" w:rsidDel="00000000" w:rsidP="00000000" w:rsidRDefault="00000000" w:rsidRPr="00000000" w14:paraId="000002BF">
            <w:pPr>
              <w:tabs>
                <w:tab w:val="left" w:pos="4320"/>
                <w:tab w:val="left" w:pos="4485"/>
                <w:tab w:val="left" w:pos="5445"/>
              </w:tabs>
              <w:jc w:val="both"/>
              <w:rPr>
                <w:color w:val="000000"/>
                <w:sz w:val="18"/>
                <w:szCs w:val="18"/>
                <w:vertAlign w:val="baseline"/>
              </w:rPr>
            </w:pPr>
            <w:r w:rsidDel="00000000" w:rsidR="00000000" w:rsidRPr="00000000">
              <w:rPr>
                <w:rtl w:val="0"/>
              </w:rPr>
            </w:r>
          </w:p>
          <w:tbl>
            <w:tblPr>
              <w:tblStyle w:val="Table14"/>
              <w:tblW w:w="4223.0" w:type="dxa"/>
              <w:jc w:val="center"/>
              <w:tblLayout w:type="fixed"/>
              <w:tblLook w:val="0000"/>
            </w:tblPr>
            <w:tblGrid>
              <w:gridCol w:w="1378"/>
              <w:gridCol w:w="1670"/>
              <w:gridCol w:w="1175"/>
              <w:tblGridChange w:id="0">
                <w:tblGrid>
                  <w:gridCol w:w="1378"/>
                  <w:gridCol w:w="1670"/>
                  <w:gridCol w:w="1175"/>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0">
                  <w:pPr>
                    <w:rPr>
                      <w:color w:val="000000"/>
                      <w:sz w:val="18"/>
                      <w:szCs w:val="18"/>
                      <w:highlight w:val="magenta"/>
                      <w:vertAlign w:val="baseline"/>
                    </w:rPr>
                  </w:pPr>
                  <w:r w:rsidDel="00000000" w:rsidR="00000000" w:rsidRPr="00000000">
                    <w:rPr>
                      <w:color w:val="000000"/>
                      <w:sz w:val="18"/>
                      <w:szCs w:val="18"/>
                      <w:highlight w:val="magenta"/>
                      <w:vertAlign w:val="baseline"/>
                      <w:rtl w:val="0"/>
                    </w:rPr>
                    <w:t xml:space="preserve">PRESTAMO</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C1">
                  <w:pPr>
                    <w:rPr>
                      <w:color w:val="000000"/>
                      <w:sz w:val="18"/>
                      <w:szCs w:val="18"/>
                      <w:vertAlign w:val="baseline"/>
                    </w:rPr>
                  </w:pPr>
                  <w:r w:rsidDel="00000000" w:rsidR="00000000" w:rsidRPr="00000000">
                    <w:rPr>
                      <w:color w:val="000000"/>
                      <w:sz w:val="18"/>
                      <w:szCs w:val="18"/>
                      <w:vertAlign w:val="baseline"/>
                      <w:rtl w:val="0"/>
                    </w:rPr>
                    <w:t xml:space="preserve"> $     12.000.000 </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C2">
                  <w:pPr>
                    <w:rPr>
                      <w:color w:val="000000"/>
                      <w:sz w:val="18"/>
                      <w:szCs w:val="18"/>
                      <w:vertAlign w:val="baseline"/>
                    </w:rPr>
                  </w:pPr>
                  <w:r w:rsidDel="00000000" w:rsidR="00000000" w:rsidRPr="00000000">
                    <w:rPr>
                      <w:color w:val="000000"/>
                      <w:sz w:val="18"/>
                      <w:szCs w:val="18"/>
                      <w:vertAlign w:val="baseline"/>
                      <w:rtl w:val="0"/>
                    </w:rPr>
                    <w:t xml:space="preserve"> </w:t>
                  </w:r>
                </w:p>
              </w:tc>
            </w:tr>
            <w:tr>
              <w:trPr>
                <w:trHeight w:val="300"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C3">
                  <w:pPr>
                    <w:rPr>
                      <w:color w:val="000000"/>
                      <w:sz w:val="18"/>
                      <w:szCs w:val="18"/>
                      <w:vertAlign w:val="baseline"/>
                    </w:rPr>
                  </w:pPr>
                  <w:r w:rsidDel="00000000" w:rsidR="00000000" w:rsidRPr="00000000">
                    <w:rPr>
                      <w:color w:val="000000"/>
                      <w:sz w:val="18"/>
                      <w:szCs w:val="18"/>
                      <w:vertAlign w:val="baseline"/>
                      <w:rtl w:val="0"/>
                    </w:rPr>
                    <w:t xml:space="preserve">TASA</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C4">
                  <w:pPr>
                    <w:jc w:val="right"/>
                    <w:rPr>
                      <w:color w:val="000000"/>
                      <w:sz w:val="18"/>
                      <w:szCs w:val="18"/>
                      <w:vertAlign w:val="baseline"/>
                    </w:rPr>
                  </w:pPr>
                  <w:r w:rsidDel="00000000" w:rsidR="00000000" w:rsidRPr="00000000">
                    <w:rPr>
                      <w:color w:val="000000"/>
                      <w:sz w:val="18"/>
                      <w:szCs w:val="18"/>
                      <w:vertAlign w:val="baseline"/>
                      <w:rtl w:val="0"/>
                    </w:rPr>
                    <w:t xml:space="preserve">1,70%</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C5">
                  <w:pPr>
                    <w:rPr>
                      <w:color w:val="000000"/>
                      <w:sz w:val="18"/>
                      <w:szCs w:val="18"/>
                      <w:vertAlign w:val="baseline"/>
                    </w:rPr>
                  </w:pPr>
                  <w:r w:rsidDel="00000000" w:rsidR="00000000" w:rsidRPr="00000000">
                    <w:rPr>
                      <w:color w:val="000000"/>
                      <w:sz w:val="18"/>
                      <w:szCs w:val="18"/>
                      <w:vertAlign w:val="baseline"/>
                      <w:rtl w:val="0"/>
                    </w:rPr>
                    <w:t xml:space="preserve">MENSUAL</w:t>
                  </w:r>
                </w:p>
              </w:tc>
            </w:tr>
            <w:tr>
              <w:trPr>
                <w:trHeight w:val="300"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C6">
                  <w:pPr>
                    <w:rPr>
                      <w:color w:val="000000"/>
                      <w:sz w:val="18"/>
                      <w:szCs w:val="18"/>
                      <w:vertAlign w:val="baseline"/>
                    </w:rPr>
                  </w:pPr>
                  <w:r w:rsidDel="00000000" w:rsidR="00000000" w:rsidRPr="00000000">
                    <w:rPr>
                      <w:color w:val="000000"/>
                      <w:sz w:val="18"/>
                      <w:szCs w:val="18"/>
                      <w:vertAlign w:val="baseline"/>
                      <w:rtl w:val="0"/>
                    </w:rPr>
                    <w:t xml:space="preserve">PERIODO</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C7">
                  <w:pPr>
                    <w:jc w:val="right"/>
                    <w:rPr>
                      <w:color w:val="000000"/>
                      <w:sz w:val="18"/>
                      <w:szCs w:val="18"/>
                      <w:vertAlign w:val="baseline"/>
                    </w:rPr>
                  </w:pPr>
                  <w:r w:rsidDel="00000000" w:rsidR="00000000" w:rsidRPr="00000000">
                    <w:rPr>
                      <w:color w:val="000000"/>
                      <w:sz w:val="18"/>
                      <w:szCs w:val="18"/>
                      <w:vertAlign w:val="baseline"/>
                      <w:rtl w:val="0"/>
                    </w:rPr>
                    <w:t xml:space="preserve">6</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C8">
                  <w:pPr>
                    <w:rPr>
                      <w:color w:val="000000"/>
                      <w:sz w:val="18"/>
                      <w:szCs w:val="18"/>
                      <w:vertAlign w:val="baseline"/>
                    </w:rPr>
                  </w:pPr>
                  <w:r w:rsidDel="00000000" w:rsidR="00000000" w:rsidRPr="00000000">
                    <w:rPr>
                      <w:color w:val="000000"/>
                      <w:sz w:val="18"/>
                      <w:szCs w:val="18"/>
                      <w:vertAlign w:val="baseline"/>
                      <w:rtl w:val="0"/>
                    </w:rPr>
                    <w:t xml:space="preserve"> </w:t>
                  </w:r>
                </w:p>
              </w:tc>
            </w:tr>
            <w:tr>
              <w:trPr>
                <w:trHeight w:val="300"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C9">
                  <w:pPr>
                    <w:rPr>
                      <w:color w:val="000000"/>
                      <w:sz w:val="18"/>
                      <w:szCs w:val="18"/>
                      <w:vertAlign w:val="baseline"/>
                    </w:rPr>
                  </w:pPr>
                  <w:r w:rsidDel="00000000" w:rsidR="00000000" w:rsidRPr="00000000">
                    <w:rPr>
                      <w:color w:val="000000"/>
                      <w:sz w:val="18"/>
                      <w:szCs w:val="18"/>
                      <w:vertAlign w:val="baseline"/>
                      <w:rtl w:val="0"/>
                    </w:rPr>
                    <w:t xml:space="preserve">ABONO</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CA">
                  <w:pPr>
                    <w:jc w:val="right"/>
                    <w:rPr>
                      <w:color w:val="000000"/>
                      <w:sz w:val="18"/>
                      <w:szCs w:val="18"/>
                      <w:vertAlign w:val="baseline"/>
                    </w:rPr>
                  </w:pPr>
                  <w:r w:rsidDel="00000000" w:rsidR="00000000" w:rsidRPr="00000000">
                    <w:rPr>
                      <w:color w:val="000000"/>
                      <w:sz w:val="18"/>
                      <w:szCs w:val="18"/>
                      <w:vertAlign w:val="baseline"/>
                      <w:rtl w:val="0"/>
                    </w:rPr>
                    <w:t xml:space="preserve">3</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CB">
                  <w:pPr>
                    <w:rPr>
                      <w:color w:val="000000"/>
                      <w:sz w:val="18"/>
                      <w:szCs w:val="18"/>
                      <w:vertAlign w:val="baseline"/>
                    </w:rPr>
                  </w:pPr>
                  <w:r w:rsidDel="00000000" w:rsidR="00000000" w:rsidRPr="00000000">
                    <w:rPr>
                      <w:color w:val="000000"/>
                      <w:sz w:val="18"/>
                      <w:szCs w:val="18"/>
                      <w:vertAlign w:val="baseline"/>
                      <w:rtl w:val="0"/>
                    </w:rPr>
                    <w:t xml:space="preserve">MES</w:t>
                  </w:r>
                </w:p>
              </w:tc>
            </w:tr>
            <w:tr>
              <w:trPr>
                <w:trHeight w:val="300"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CC">
                  <w:pPr>
                    <w:rPr>
                      <w:color w:val="000000"/>
                      <w:sz w:val="18"/>
                      <w:szCs w:val="18"/>
                      <w:vertAlign w:val="baseline"/>
                    </w:rPr>
                  </w:pPr>
                  <w:r w:rsidDel="00000000" w:rsidR="00000000" w:rsidRPr="00000000">
                    <w:rPr>
                      <w:color w:val="000000"/>
                      <w:sz w:val="18"/>
                      <w:szCs w:val="18"/>
                      <w:vertAlign w:val="baseline"/>
                      <w:rtl w:val="0"/>
                    </w:rPr>
                    <w:t xml:space="preserve">VAL ABONO</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CD">
                  <w:pPr>
                    <w:rPr>
                      <w:color w:val="000000"/>
                      <w:sz w:val="18"/>
                      <w:szCs w:val="18"/>
                      <w:vertAlign w:val="baseline"/>
                    </w:rPr>
                  </w:pPr>
                  <w:r w:rsidDel="00000000" w:rsidR="00000000" w:rsidRPr="00000000">
                    <w:rPr>
                      <w:color w:val="000000"/>
                      <w:sz w:val="18"/>
                      <w:szCs w:val="18"/>
                      <w:vertAlign w:val="baseline"/>
                      <w:rtl w:val="0"/>
                    </w:rPr>
                    <w:t xml:space="preserve"> $        2.000.000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CE">
                  <w:pPr>
                    <w:rPr>
                      <w:color w:val="000000"/>
                      <w:sz w:val="18"/>
                      <w:szCs w:val="18"/>
                      <w:vertAlign w:val="baseline"/>
                    </w:rPr>
                  </w:pPr>
                  <w:r w:rsidDel="00000000" w:rsidR="00000000" w:rsidRPr="00000000">
                    <w:rPr>
                      <w:color w:val="000000"/>
                      <w:sz w:val="18"/>
                      <w:szCs w:val="18"/>
                      <w:vertAlign w:val="baseline"/>
                      <w:rtl w:val="0"/>
                    </w:rPr>
                    <w:t xml:space="preserve"> </w:t>
                  </w:r>
                </w:p>
              </w:tc>
            </w:tr>
          </w:tbl>
          <w:p w:rsidR="00000000" w:rsidDel="00000000" w:rsidP="00000000" w:rsidRDefault="00000000" w:rsidRPr="00000000" w14:paraId="000002CF">
            <w:pPr>
              <w:shd w:fill="ffffff" w:val="clear"/>
              <w:spacing w:before="280" w:lineRule="auto"/>
              <w:jc w:val="center"/>
              <w:rPr>
                <w:sz w:val="18"/>
                <w:szCs w:val="18"/>
                <w:vertAlign w:val="baseline"/>
              </w:rPr>
            </w:pPr>
            <w:r w:rsidDel="00000000" w:rsidR="00000000" w:rsidRPr="00000000">
              <w:rPr>
                <w:sz w:val="18"/>
                <w:szCs w:val="18"/>
                <w:vertAlign w:val="baseline"/>
                <w:rtl w:val="0"/>
              </w:rPr>
              <w:t xml:space="preserve">Fuente: elaboración propia</w:t>
            </w:r>
          </w:p>
          <w:p w:rsidR="00000000" w:rsidDel="00000000" w:rsidP="00000000" w:rsidRDefault="00000000" w:rsidRPr="00000000" w14:paraId="000002D0">
            <w:pPr>
              <w:tabs>
                <w:tab w:val="left" w:pos="4320"/>
                <w:tab w:val="left" w:pos="4485"/>
                <w:tab w:val="left" w:pos="5445"/>
              </w:tabs>
              <w:jc w:val="both"/>
              <w:rPr>
                <w:color w:val="000000"/>
                <w:sz w:val="14"/>
                <w:szCs w:val="14"/>
                <w:vertAlign w:val="baseline"/>
              </w:rPr>
            </w:pPr>
            <w:r w:rsidDel="00000000" w:rsidR="00000000" w:rsidRPr="00000000">
              <w:rPr>
                <w:rtl w:val="0"/>
              </w:rPr>
            </w:r>
          </w:p>
          <w:tbl>
            <w:tblPr>
              <w:tblStyle w:val="Table15"/>
              <w:tblW w:w="5940.999999999999" w:type="dxa"/>
              <w:jc w:val="left"/>
              <w:tblLayout w:type="fixed"/>
              <w:tblLook w:val="0000"/>
            </w:tblPr>
            <w:tblGrid>
              <w:gridCol w:w="711"/>
              <w:gridCol w:w="1256"/>
              <w:gridCol w:w="1280"/>
              <w:gridCol w:w="1391"/>
              <w:gridCol w:w="1303"/>
              <w:tblGridChange w:id="0">
                <w:tblGrid>
                  <w:gridCol w:w="711"/>
                  <w:gridCol w:w="1256"/>
                  <w:gridCol w:w="1280"/>
                  <w:gridCol w:w="1391"/>
                  <w:gridCol w:w="1303"/>
                </w:tblGrid>
              </w:tblGridChange>
            </w:tblGrid>
            <w:tr>
              <w:trPr>
                <w:trHeight w:val="292"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1">
                  <w:pPr>
                    <w:jc w:val="center"/>
                    <w:rPr>
                      <w:b w:val="0"/>
                      <w:color w:val="000000"/>
                      <w:sz w:val="14"/>
                      <w:szCs w:val="14"/>
                      <w:vertAlign w:val="baseline"/>
                    </w:rPr>
                  </w:pPr>
                  <w:r w:rsidDel="00000000" w:rsidR="00000000" w:rsidRPr="00000000">
                    <w:rPr>
                      <w:b w:val="1"/>
                      <w:color w:val="000000"/>
                      <w:sz w:val="14"/>
                      <w:szCs w:val="14"/>
                      <w:vertAlign w:val="baseline"/>
                      <w:rtl w:val="0"/>
                    </w:rPr>
                    <w:t xml:space="preserve">MESES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2D2">
                  <w:pPr>
                    <w:jc w:val="center"/>
                    <w:rPr>
                      <w:b w:val="0"/>
                      <w:color w:val="000000"/>
                      <w:sz w:val="14"/>
                      <w:szCs w:val="14"/>
                      <w:vertAlign w:val="baseline"/>
                    </w:rPr>
                  </w:pPr>
                  <w:r w:rsidDel="00000000" w:rsidR="00000000" w:rsidRPr="00000000">
                    <w:rPr>
                      <w:b w:val="1"/>
                      <w:color w:val="000000"/>
                      <w:sz w:val="14"/>
                      <w:szCs w:val="14"/>
                      <w:vertAlign w:val="baseline"/>
                      <w:rtl w:val="0"/>
                    </w:rPr>
                    <w:t xml:space="preserve">CUOTA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2D3">
                  <w:pPr>
                    <w:jc w:val="center"/>
                    <w:rPr>
                      <w:b w:val="0"/>
                      <w:color w:val="000000"/>
                      <w:sz w:val="14"/>
                      <w:szCs w:val="14"/>
                      <w:highlight w:val="magenta"/>
                      <w:vertAlign w:val="baseline"/>
                    </w:rPr>
                  </w:pPr>
                  <w:r w:rsidDel="00000000" w:rsidR="00000000" w:rsidRPr="00000000">
                    <w:rPr>
                      <w:b w:val="1"/>
                      <w:color w:val="000000"/>
                      <w:sz w:val="14"/>
                      <w:szCs w:val="14"/>
                      <w:highlight w:val="magenta"/>
                      <w:vertAlign w:val="baseline"/>
                      <w:rtl w:val="0"/>
                    </w:rPr>
                    <w:t xml:space="preserve">INTERES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2D4">
                  <w:pPr>
                    <w:jc w:val="center"/>
                    <w:rPr>
                      <w:b w:val="0"/>
                      <w:color w:val="000000"/>
                      <w:sz w:val="14"/>
                      <w:szCs w:val="14"/>
                      <w:vertAlign w:val="baseline"/>
                    </w:rPr>
                  </w:pPr>
                  <w:r w:rsidDel="00000000" w:rsidR="00000000" w:rsidRPr="00000000">
                    <w:rPr>
                      <w:b w:val="1"/>
                      <w:color w:val="000000"/>
                      <w:sz w:val="14"/>
                      <w:szCs w:val="14"/>
                      <w:vertAlign w:val="baseline"/>
                      <w:rtl w:val="0"/>
                    </w:rPr>
                    <w:t xml:space="preserve">AMORTIZACIÓN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2D5">
                  <w:pPr>
                    <w:jc w:val="center"/>
                    <w:rPr>
                      <w:b w:val="0"/>
                      <w:color w:val="000000"/>
                      <w:sz w:val="14"/>
                      <w:szCs w:val="14"/>
                      <w:vertAlign w:val="baseline"/>
                    </w:rPr>
                  </w:pPr>
                  <w:r w:rsidDel="00000000" w:rsidR="00000000" w:rsidRPr="00000000">
                    <w:rPr>
                      <w:b w:val="1"/>
                      <w:color w:val="000000"/>
                      <w:sz w:val="14"/>
                      <w:szCs w:val="14"/>
                      <w:vertAlign w:val="baseline"/>
                      <w:rtl w:val="0"/>
                    </w:rPr>
                    <w:t xml:space="preserve">SALDO</w:t>
                  </w:r>
                  <w:r w:rsidDel="00000000" w:rsidR="00000000" w:rsidRPr="00000000">
                    <w:rPr>
                      <w:rtl w:val="0"/>
                    </w:rPr>
                  </w:r>
                </w:p>
              </w:tc>
            </w:tr>
            <w:tr>
              <w:trPr>
                <w:trHeight w:val="292"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D6">
                  <w:pPr>
                    <w:jc w:val="center"/>
                    <w:rPr>
                      <w:color w:val="000000"/>
                      <w:sz w:val="14"/>
                      <w:szCs w:val="14"/>
                      <w:vertAlign w:val="baseline"/>
                    </w:rPr>
                  </w:pPr>
                  <w:r w:rsidDel="00000000" w:rsidR="00000000" w:rsidRPr="00000000">
                    <w:rPr>
                      <w:color w:val="000000"/>
                      <w:sz w:val="14"/>
                      <w:szCs w:val="14"/>
                      <w:vertAlign w:val="baseline"/>
                      <w:rtl w:val="0"/>
                    </w:rPr>
                    <w:t xml:space="preserve">0</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D7">
                  <w:pPr>
                    <w:rPr>
                      <w:color w:val="000000"/>
                      <w:sz w:val="14"/>
                      <w:szCs w:val="14"/>
                      <w:vertAlign w:val="baseline"/>
                    </w:rPr>
                  </w:pPr>
                  <w:r w:rsidDel="00000000" w:rsidR="00000000" w:rsidRPr="00000000">
                    <w:rPr>
                      <w:color w:val="000000"/>
                      <w:sz w:val="14"/>
                      <w:szCs w:val="14"/>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D8">
                  <w:pPr>
                    <w:rPr>
                      <w:color w:val="000000"/>
                      <w:sz w:val="14"/>
                      <w:szCs w:val="14"/>
                      <w:vertAlign w:val="baseline"/>
                    </w:rPr>
                  </w:pPr>
                  <w:r w:rsidDel="00000000" w:rsidR="00000000" w:rsidRPr="00000000">
                    <w:rPr>
                      <w:color w:val="000000"/>
                      <w:sz w:val="14"/>
                      <w:szCs w:val="14"/>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D9">
                  <w:pPr>
                    <w:rPr>
                      <w:color w:val="000000"/>
                      <w:sz w:val="14"/>
                      <w:szCs w:val="14"/>
                      <w:vertAlign w:val="baseline"/>
                    </w:rPr>
                  </w:pPr>
                  <w:r w:rsidDel="00000000" w:rsidR="00000000" w:rsidRPr="00000000">
                    <w:rPr>
                      <w:color w:val="000000"/>
                      <w:sz w:val="14"/>
                      <w:szCs w:val="14"/>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DA">
                  <w:pPr>
                    <w:rPr>
                      <w:color w:val="000000"/>
                      <w:sz w:val="14"/>
                      <w:szCs w:val="14"/>
                      <w:vertAlign w:val="baseline"/>
                    </w:rPr>
                  </w:pPr>
                  <w:r w:rsidDel="00000000" w:rsidR="00000000" w:rsidRPr="00000000">
                    <w:rPr>
                      <w:color w:val="000000"/>
                      <w:sz w:val="14"/>
                      <w:szCs w:val="14"/>
                      <w:vertAlign w:val="baseline"/>
                      <w:rtl w:val="0"/>
                    </w:rPr>
                    <w:t xml:space="preserve"> $       12.000.000 </w:t>
                  </w:r>
                </w:p>
              </w:tc>
            </w:tr>
            <w:tr>
              <w:trPr>
                <w:trHeight w:val="292"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DB">
                  <w:pPr>
                    <w:jc w:val="center"/>
                    <w:rPr>
                      <w:color w:val="000000"/>
                      <w:sz w:val="14"/>
                      <w:szCs w:val="14"/>
                      <w:vertAlign w:val="baseline"/>
                    </w:rPr>
                  </w:pPr>
                  <w:r w:rsidDel="00000000" w:rsidR="00000000" w:rsidRPr="00000000">
                    <w:rPr>
                      <w:color w:val="000000"/>
                      <w:sz w:val="14"/>
                      <w:szCs w:val="14"/>
                      <w:vertAlign w:val="baseline"/>
                      <w:rtl w:val="0"/>
                    </w:rPr>
                    <w:t xml:space="preserve">1</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DC">
                  <w:pPr>
                    <w:jc w:val="right"/>
                    <w:rPr>
                      <w:color w:val="000000"/>
                      <w:sz w:val="14"/>
                      <w:szCs w:val="14"/>
                      <w:vertAlign w:val="baseline"/>
                    </w:rPr>
                  </w:pPr>
                  <w:r w:rsidDel="00000000" w:rsidR="00000000" w:rsidRPr="00000000">
                    <w:rPr>
                      <w:color w:val="000000"/>
                      <w:sz w:val="14"/>
                      <w:szCs w:val="14"/>
                      <w:vertAlign w:val="baseline"/>
                      <w:rtl w:val="0"/>
                    </w:rPr>
                    <w:t xml:space="preserve">$ 2.120.671,37</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DD">
                  <w:pPr>
                    <w:rPr>
                      <w:color w:val="000000"/>
                      <w:sz w:val="14"/>
                      <w:szCs w:val="14"/>
                      <w:vertAlign w:val="baseline"/>
                    </w:rPr>
                  </w:pPr>
                  <w:r w:rsidDel="00000000" w:rsidR="00000000" w:rsidRPr="00000000">
                    <w:rPr>
                      <w:color w:val="000000"/>
                      <w:sz w:val="14"/>
                      <w:szCs w:val="14"/>
                      <w:vertAlign w:val="baseline"/>
                      <w:rtl w:val="0"/>
                    </w:rPr>
                    <w:t xml:space="preserve"> $     204.000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DE">
                  <w:pPr>
                    <w:jc w:val="right"/>
                    <w:rPr>
                      <w:color w:val="000000"/>
                      <w:sz w:val="14"/>
                      <w:szCs w:val="14"/>
                      <w:vertAlign w:val="baseline"/>
                    </w:rPr>
                  </w:pPr>
                  <w:r w:rsidDel="00000000" w:rsidR="00000000" w:rsidRPr="00000000">
                    <w:rPr>
                      <w:color w:val="000000"/>
                      <w:sz w:val="14"/>
                      <w:szCs w:val="14"/>
                      <w:vertAlign w:val="baseline"/>
                      <w:rtl w:val="0"/>
                    </w:rPr>
                    <w:t xml:space="preserve">$ 1.916.671,37</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DF">
                  <w:pPr>
                    <w:rPr>
                      <w:color w:val="000000"/>
                      <w:sz w:val="14"/>
                      <w:szCs w:val="14"/>
                      <w:vertAlign w:val="baseline"/>
                    </w:rPr>
                  </w:pPr>
                  <w:r w:rsidDel="00000000" w:rsidR="00000000" w:rsidRPr="00000000">
                    <w:rPr>
                      <w:color w:val="000000"/>
                      <w:sz w:val="14"/>
                      <w:szCs w:val="14"/>
                      <w:vertAlign w:val="baseline"/>
                      <w:rtl w:val="0"/>
                    </w:rPr>
                    <w:t xml:space="preserve"> $       10.083.329 </w:t>
                  </w:r>
                </w:p>
              </w:tc>
            </w:tr>
            <w:tr>
              <w:trPr>
                <w:trHeight w:val="292"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E0">
                  <w:pPr>
                    <w:jc w:val="center"/>
                    <w:rPr>
                      <w:color w:val="000000"/>
                      <w:sz w:val="14"/>
                      <w:szCs w:val="14"/>
                      <w:vertAlign w:val="baseline"/>
                    </w:rPr>
                  </w:pPr>
                  <w:r w:rsidDel="00000000" w:rsidR="00000000" w:rsidRPr="00000000">
                    <w:rPr>
                      <w:color w:val="000000"/>
                      <w:sz w:val="14"/>
                      <w:szCs w:val="14"/>
                      <w:vertAlign w:val="baseline"/>
                      <w:rtl w:val="0"/>
                    </w:rPr>
                    <w:t xml:space="preserve">2</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E1">
                  <w:pPr>
                    <w:jc w:val="right"/>
                    <w:rPr>
                      <w:color w:val="000000"/>
                      <w:sz w:val="14"/>
                      <w:szCs w:val="14"/>
                      <w:vertAlign w:val="baseline"/>
                    </w:rPr>
                  </w:pPr>
                  <w:r w:rsidDel="00000000" w:rsidR="00000000" w:rsidRPr="00000000">
                    <w:rPr>
                      <w:color w:val="000000"/>
                      <w:sz w:val="14"/>
                      <w:szCs w:val="14"/>
                      <w:vertAlign w:val="baseline"/>
                      <w:rtl w:val="0"/>
                    </w:rPr>
                    <w:t xml:space="preserve">$ 2.120.671,37</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E2">
                  <w:pPr>
                    <w:rPr>
                      <w:color w:val="000000"/>
                      <w:sz w:val="14"/>
                      <w:szCs w:val="14"/>
                      <w:vertAlign w:val="baseline"/>
                    </w:rPr>
                  </w:pPr>
                  <w:r w:rsidDel="00000000" w:rsidR="00000000" w:rsidRPr="00000000">
                    <w:rPr>
                      <w:color w:val="000000"/>
                      <w:sz w:val="14"/>
                      <w:szCs w:val="14"/>
                      <w:vertAlign w:val="baseline"/>
                      <w:rtl w:val="0"/>
                    </w:rPr>
                    <w:t xml:space="preserve"> $     171.417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E3">
                  <w:pPr>
                    <w:jc w:val="right"/>
                    <w:rPr>
                      <w:color w:val="000000"/>
                      <w:sz w:val="14"/>
                      <w:szCs w:val="14"/>
                      <w:vertAlign w:val="baseline"/>
                    </w:rPr>
                  </w:pPr>
                  <w:r w:rsidDel="00000000" w:rsidR="00000000" w:rsidRPr="00000000">
                    <w:rPr>
                      <w:color w:val="000000"/>
                      <w:sz w:val="14"/>
                      <w:szCs w:val="14"/>
                      <w:vertAlign w:val="baseline"/>
                      <w:rtl w:val="0"/>
                    </w:rPr>
                    <w:t xml:space="preserve">$ 1.949.254,78</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E4">
                  <w:pPr>
                    <w:rPr>
                      <w:color w:val="000000"/>
                      <w:sz w:val="14"/>
                      <w:szCs w:val="14"/>
                      <w:vertAlign w:val="baseline"/>
                    </w:rPr>
                  </w:pPr>
                  <w:r w:rsidDel="00000000" w:rsidR="00000000" w:rsidRPr="00000000">
                    <w:rPr>
                      <w:color w:val="000000"/>
                      <w:sz w:val="14"/>
                      <w:szCs w:val="14"/>
                      <w:vertAlign w:val="baseline"/>
                      <w:rtl w:val="0"/>
                    </w:rPr>
                    <w:t xml:space="preserve"> $         8.134.074 </w:t>
                  </w:r>
                </w:p>
              </w:tc>
            </w:tr>
            <w:tr>
              <w:trPr>
                <w:trHeight w:val="292"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E5">
                  <w:pPr>
                    <w:jc w:val="center"/>
                    <w:rPr>
                      <w:color w:val="000000"/>
                      <w:sz w:val="14"/>
                      <w:szCs w:val="14"/>
                      <w:vertAlign w:val="baseline"/>
                    </w:rPr>
                  </w:pPr>
                  <w:r w:rsidDel="00000000" w:rsidR="00000000" w:rsidRPr="00000000">
                    <w:rPr>
                      <w:color w:val="000000"/>
                      <w:sz w:val="14"/>
                      <w:szCs w:val="14"/>
                      <w:vertAlign w:val="baseline"/>
                      <w:rtl w:val="0"/>
                    </w:rPr>
                    <w:t xml:space="preserve">3</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E6">
                  <w:pPr>
                    <w:jc w:val="right"/>
                    <w:rPr>
                      <w:color w:val="000000"/>
                      <w:sz w:val="14"/>
                      <w:szCs w:val="14"/>
                      <w:vertAlign w:val="baseline"/>
                    </w:rPr>
                  </w:pPr>
                  <w:r w:rsidDel="00000000" w:rsidR="00000000" w:rsidRPr="00000000">
                    <w:rPr>
                      <w:color w:val="000000"/>
                      <w:sz w:val="14"/>
                      <w:szCs w:val="14"/>
                      <w:vertAlign w:val="baseline"/>
                      <w:rtl w:val="0"/>
                    </w:rPr>
                    <w:t xml:space="preserve">$ 4.120.671,37</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E7">
                  <w:pPr>
                    <w:rPr>
                      <w:color w:val="000000"/>
                      <w:sz w:val="14"/>
                      <w:szCs w:val="14"/>
                      <w:vertAlign w:val="baseline"/>
                    </w:rPr>
                  </w:pPr>
                  <w:r w:rsidDel="00000000" w:rsidR="00000000" w:rsidRPr="00000000">
                    <w:rPr>
                      <w:color w:val="000000"/>
                      <w:sz w:val="14"/>
                      <w:szCs w:val="14"/>
                      <w:vertAlign w:val="baseline"/>
                      <w:rtl w:val="0"/>
                    </w:rPr>
                    <w:t xml:space="preserve"> $     138.279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E8">
                  <w:pPr>
                    <w:jc w:val="right"/>
                    <w:rPr>
                      <w:color w:val="000000"/>
                      <w:sz w:val="14"/>
                      <w:szCs w:val="14"/>
                      <w:vertAlign w:val="baseline"/>
                    </w:rPr>
                  </w:pPr>
                  <w:r w:rsidDel="00000000" w:rsidR="00000000" w:rsidRPr="00000000">
                    <w:rPr>
                      <w:color w:val="000000"/>
                      <w:sz w:val="14"/>
                      <w:szCs w:val="14"/>
                      <w:vertAlign w:val="baseline"/>
                      <w:rtl w:val="0"/>
                    </w:rPr>
                    <w:t xml:space="preserve">$ 3.982.392,12</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E9">
                  <w:pPr>
                    <w:rPr>
                      <w:color w:val="000000"/>
                      <w:sz w:val="14"/>
                      <w:szCs w:val="14"/>
                      <w:vertAlign w:val="baseline"/>
                    </w:rPr>
                  </w:pPr>
                  <w:r w:rsidDel="00000000" w:rsidR="00000000" w:rsidRPr="00000000">
                    <w:rPr>
                      <w:color w:val="000000"/>
                      <w:sz w:val="14"/>
                      <w:szCs w:val="14"/>
                      <w:vertAlign w:val="baseline"/>
                      <w:rtl w:val="0"/>
                    </w:rPr>
                    <w:t xml:space="preserve"> $         4.151.682 </w:t>
                  </w:r>
                </w:p>
              </w:tc>
            </w:tr>
            <w:tr>
              <w:trPr>
                <w:trHeight w:val="292"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EA">
                  <w:pPr>
                    <w:jc w:val="center"/>
                    <w:rPr>
                      <w:color w:val="000000"/>
                      <w:sz w:val="14"/>
                      <w:szCs w:val="14"/>
                      <w:vertAlign w:val="baseline"/>
                    </w:rPr>
                  </w:pPr>
                  <w:r w:rsidDel="00000000" w:rsidR="00000000" w:rsidRPr="00000000">
                    <w:rPr>
                      <w:color w:val="000000"/>
                      <w:sz w:val="14"/>
                      <w:szCs w:val="14"/>
                      <w:vertAlign w:val="baseline"/>
                      <w:rtl w:val="0"/>
                    </w:rPr>
                    <w:t xml:space="preserve">4</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EB">
                  <w:pPr>
                    <w:jc w:val="right"/>
                    <w:rPr>
                      <w:color w:val="000000"/>
                      <w:sz w:val="14"/>
                      <w:szCs w:val="14"/>
                      <w:vertAlign w:val="baseline"/>
                    </w:rPr>
                  </w:pPr>
                  <w:r w:rsidDel="00000000" w:rsidR="00000000" w:rsidRPr="00000000">
                    <w:rPr>
                      <w:color w:val="000000"/>
                      <w:sz w:val="14"/>
                      <w:szCs w:val="14"/>
                      <w:vertAlign w:val="baseline"/>
                      <w:rtl w:val="0"/>
                    </w:rPr>
                    <w:t xml:space="preserve">$ 1.431.210,68</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EC">
                  <w:pPr>
                    <w:rPr>
                      <w:color w:val="000000"/>
                      <w:sz w:val="14"/>
                      <w:szCs w:val="14"/>
                      <w:vertAlign w:val="baseline"/>
                    </w:rPr>
                  </w:pPr>
                  <w:r w:rsidDel="00000000" w:rsidR="00000000" w:rsidRPr="00000000">
                    <w:rPr>
                      <w:color w:val="000000"/>
                      <w:sz w:val="14"/>
                      <w:szCs w:val="14"/>
                      <w:vertAlign w:val="baseline"/>
                      <w:rtl w:val="0"/>
                    </w:rPr>
                    <w:t xml:space="preserve"> $       70.579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ED">
                  <w:pPr>
                    <w:jc w:val="right"/>
                    <w:rPr>
                      <w:color w:val="000000"/>
                      <w:sz w:val="14"/>
                      <w:szCs w:val="14"/>
                      <w:vertAlign w:val="baseline"/>
                    </w:rPr>
                  </w:pPr>
                  <w:r w:rsidDel="00000000" w:rsidR="00000000" w:rsidRPr="00000000">
                    <w:rPr>
                      <w:color w:val="000000"/>
                      <w:sz w:val="14"/>
                      <w:szCs w:val="14"/>
                      <w:vertAlign w:val="baseline"/>
                      <w:rtl w:val="0"/>
                    </w:rPr>
                    <w:t xml:space="preserve">$ 1.360.632,09</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EE">
                  <w:pPr>
                    <w:rPr>
                      <w:color w:val="000000"/>
                      <w:sz w:val="14"/>
                      <w:szCs w:val="14"/>
                      <w:vertAlign w:val="baseline"/>
                    </w:rPr>
                  </w:pPr>
                  <w:r w:rsidDel="00000000" w:rsidR="00000000" w:rsidRPr="00000000">
                    <w:rPr>
                      <w:color w:val="000000"/>
                      <w:sz w:val="14"/>
                      <w:szCs w:val="14"/>
                      <w:vertAlign w:val="baseline"/>
                      <w:rtl w:val="0"/>
                    </w:rPr>
                    <w:t xml:space="preserve"> $         2.791.050 </w:t>
                  </w:r>
                </w:p>
              </w:tc>
            </w:tr>
            <w:tr>
              <w:trPr>
                <w:trHeight w:val="292"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EF">
                  <w:pPr>
                    <w:jc w:val="center"/>
                    <w:rPr>
                      <w:color w:val="000000"/>
                      <w:sz w:val="14"/>
                      <w:szCs w:val="14"/>
                      <w:vertAlign w:val="baseline"/>
                    </w:rPr>
                  </w:pPr>
                  <w:r w:rsidDel="00000000" w:rsidR="00000000" w:rsidRPr="00000000">
                    <w:rPr>
                      <w:color w:val="000000"/>
                      <w:sz w:val="14"/>
                      <w:szCs w:val="14"/>
                      <w:vertAlign w:val="baseline"/>
                      <w:rtl w:val="0"/>
                    </w:rPr>
                    <w:t xml:space="preserve">5</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F0">
                  <w:pPr>
                    <w:jc w:val="right"/>
                    <w:rPr>
                      <w:color w:val="000000"/>
                      <w:sz w:val="14"/>
                      <w:szCs w:val="14"/>
                      <w:vertAlign w:val="baseline"/>
                    </w:rPr>
                  </w:pPr>
                  <w:r w:rsidDel="00000000" w:rsidR="00000000" w:rsidRPr="00000000">
                    <w:rPr>
                      <w:color w:val="000000"/>
                      <w:sz w:val="14"/>
                      <w:szCs w:val="14"/>
                      <w:vertAlign w:val="baseline"/>
                      <w:rtl w:val="0"/>
                    </w:rPr>
                    <w:t xml:space="preserve">$ 1.431.210,68</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F1">
                  <w:pPr>
                    <w:rPr>
                      <w:color w:val="000000"/>
                      <w:sz w:val="14"/>
                      <w:szCs w:val="14"/>
                      <w:vertAlign w:val="baseline"/>
                    </w:rPr>
                  </w:pPr>
                  <w:r w:rsidDel="00000000" w:rsidR="00000000" w:rsidRPr="00000000">
                    <w:rPr>
                      <w:color w:val="000000"/>
                      <w:sz w:val="14"/>
                      <w:szCs w:val="14"/>
                      <w:vertAlign w:val="baseline"/>
                      <w:rtl w:val="0"/>
                    </w:rPr>
                    <w:t xml:space="preserve"> $       47.448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F2">
                  <w:pPr>
                    <w:jc w:val="right"/>
                    <w:rPr>
                      <w:color w:val="000000"/>
                      <w:sz w:val="14"/>
                      <w:szCs w:val="14"/>
                      <w:vertAlign w:val="baseline"/>
                    </w:rPr>
                  </w:pPr>
                  <w:r w:rsidDel="00000000" w:rsidR="00000000" w:rsidRPr="00000000">
                    <w:rPr>
                      <w:color w:val="000000"/>
                      <w:sz w:val="14"/>
                      <w:szCs w:val="14"/>
                      <w:vertAlign w:val="baseline"/>
                      <w:rtl w:val="0"/>
                    </w:rPr>
                    <w:t xml:space="preserve">$ 1.383.762,84</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F3">
                  <w:pPr>
                    <w:rPr>
                      <w:color w:val="000000"/>
                      <w:sz w:val="14"/>
                      <w:szCs w:val="14"/>
                      <w:vertAlign w:val="baseline"/>
                    </w:rPr>
                  </w:pPr>
                  <w:r w:rsidDel="00000000" w:rsidR="00000000" w:rsidRPr="00000000">
                    <w:rPr>
                      <w:color w:val="000000"/>
                      <w:sz w:val="14"/>
                      <w:szCs w:val="14"/>
                      <w:vertAlign w:val="baseline"/>
                      <w:rtl w:val="0"/>
                    </w:rPr>
                    <w:t xml:space="preserve"> $         1.407.287 </w:t>
                  </w:r>
                </w:p>
              </w:tc>
            </w:tr>
            <w:tr>
              <w:trPr>
                <w:trHeight w:val="292"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F4">
                  <w:pPr>
                    <w:jc w:val="center"/>
                    <w:rPr>
                      <w:color w:val="000000"/>
                      <w:sz w:val="14"/>
                      <w:szCs w:val="14"/>
                      <w:vertAlign w:val="baseline"/>
                    </w:rPr>
                  </w:pPr>
                  <w:r w:rsidDel="00000000" w:rsidR="00000000" w:rsidRPr="00000000">
                    <w:rPr>
                      <w:color w:val="000000"/>
                      <w:sz w:val="14"/>
                      <w:szCs w:val="14"/>
                      <w:vertAlign w:val="baseline"/>
                      <w:rtl w:val="0"/>
                    </w:rPr>
                    <w:t xml:space="preserve">6</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F5">
                  <w:pPr>
                    <w:jc w:val="right"/>
                    <w:rPr>
                      <w:color w:val="000000"/>
                      <w:sz w:val="14"/>
                      <w:szCs w:val="14"/>
                      <w:vertAlign w:val="baseline"/>
                    </w:rPr>
                  </w:pPr>
                  <w:r w:rsidDel="00000000" w:rsidR="00000000" w:rsidRPr="00000000">
                    <w:rPr>
                      <w:color w:val="000000"/>
                      <w:sz w:val="14"/>
                      <w:szCs w:val="14"/>
                      <w:vertAlign w:val="baseline"/>
                      <w:rtl w:val="0"/>
                    </w:rPr>
                    <w:t xml:space="preserve">$ 1.431.210,68</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F6">
                  <w:pPr>
                    <w:rPr>
                      <w:color w:val="000000"/>
                      <w:sz w:val="14"/>
                      <w:szCs w:val="14"/>
                      <w:vertAlign w:val="baseline"/>
                    </w:rPr>
                  </w:pPr>
                  <w:r w:rsidDel="00000000" w:rsidR="00000000" w:rsidRPr="00000000">
                    <w:rPr>
                      <w:color w:val="000000"/>
                      <w:sz w:val="14"/>
                      <w:szCs w:val="14"/>
                      <w:vertAlign w:val="baseline"/>
                      <w:rtl w:val="0"/>
                    </w:rPr>
                    <w:t xml:space="preserve"> $       23.924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F7">
                  <w:pPr>
                    <w:jc w:val="right"/>
                    <w:rPr>
                      <w:color w:val="000000"/>
                      <w:sz w:val="14"/>
                      <w:szCs w:val="14"/>
                      <w:vertAlign w:val="baseline"/>
                    </w:rPr>
                  </w:pPr>
                  <w:r w:rsidDel="00000000" w:rsidR="00000000" w:rsidRPr="00000000">
                    <w:rPr>
                      <w:color w:val="000000"/>
                      <w:sz w:val="14"/>
                      <w:szCs w:val="14"/>
                      <w:vertAlign w:val="baseline"/>
                      <w:rtl w:val="0"/>
                    </w:rPr>
                    <w:t xml:space="preserve">$ 1.407.286,80</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F8">
                  <w:pPr>
                    <w:rPr>
                      <w:color w:val="000000"/>
                      <w:sz w:val="14"/>
                      <w:szCs w:val="14"/>
                      <w:vertAlign w:val="baseline"/>
                    </w:rPr>
                  </w:pPr>
                  <w:r w:rsidDel="00000000" w:rsidR="00000000" w:rsidRPr="00000000">
                    <w:rPr>
                      <w:color w:val="000000"/>
                      <w:sz w:val="14"/>
                      <w:szCs w:val="14"/>
                      <w:vertAlign w:val="baseline"/>
                      <w:rtl w:val="0"/>
                    </w:rPr>
                    <w:t xml:space="preserve"> $                   - </w:t>
                  </w:r>
                </w:p>
              </w:tc>
            </w:tr>
            <w:tr>
              <w:trPr>
                <w:trHeight w:val="292"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F9">
                  <w:pPr>
                    <w:jc w:val="center"/>
                    <w:rPr>
                      <w:b w:val="0"/>
                      <w:color w:val="000000"/>
                      <w:sz w:val="14"/>
                      <w:szCs w:val="14"/>
                      <w:vertAlign w:val="baseline"/>
                    </w:rPr>
                  </w:pPr>
                  <w:r w:rsidDel="00000000" w:rsidR="00000000" w:rsidRPr="00000000">
                    <w:rPr>
                      <w:b w:val="1"/>
                      <w:color w:val="000000"/>
                      <w:sz w:val="14"/>
                      <w:szCs w:val="14"/>
                      <w:vertAlign w:val="baseline"/>
                      <w:rtl w:val="0"/>
                    </w:rPr>
                    <w:t xml:space="preserve">TOTAL</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FA">
                  <w:pPr>
                    <w:jc w:val="right"/>
                    <w:rPr>
                      <w:color w:val="000000"/>
                      <w:sz w:val="14"/>
                      <w:szCs w:val="14"/>
                      <w:vertAlign w:val="baseline"/>
                    </w:rPr>
                  </w:pPr>
                  <w:r w:rsidDel="00000000" w:rsidR="00000000" w:rsidRPr="00000000">
                    <w:rPr>
                      <w:color w:val="000000"/>
                      <w:sz w:val="14"/>
                      <w:szCs w:val="14"/>
                      <w:vertAlign w:val="baseline"/>
                      <w:rtl w:val="0"/>
                    </w:rPr>
                    <w:t xml:space="preserve">$ 12.655.646,15</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FB">
                  <w:pPr>
                    <w:rPr>
                      <w:color w:val="000000"/>
                      <w:sz w:val="14"/>
                      <w:szCs w:val="14"/>
                      <w:vertAlign w:val="baseline"/>
                    </w:rPr>
                  </w:pPr>
                  <w:r w:rsidDel="00000000" w:rsidR="00000000" w:rsidRPr="00000000">
                    <w:rPr>
                      <w:color w:val="000000"/>
                      <w:sz w:val="14"/>
                      <w:szCs w:val="14"/>
                      <w:vertAlign w:val="baseline"/>
                      <w:rtl w:val="0"/>
                    </w:rPr>
                    <w:t xml:space="preserve"> $     655.646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FC">
                  <w:pPr>
                    <w:jc w:val="right"/>
                    <w:rPr>
                      <w:color w:val="000000"/>
                      <w:sz w:val="14"/>
                      <w:szCs w:val="14"/>
                      <w:vertAlign w:val="baseline"/>
                    </w:rPr>
                  </w:pPr>
                  <w:r w:rsidDel="00000000" w:rsidR="00000000" w:rsidRPr="00000000">
                    <w:rPr>
                      <w:color w:val="000000"/>
                      <w:sz w:val="14"/>
                      <w:szCs w:val="14"/>
                      <w:vertAlign w:val="baseline"/>
                      <w:rtl w:val="0"/>
                    </w:rPr>
                    <w:t xml:space="preserve">$ 12.000.000,00</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FD">
                  <w:pPr>
                    <w:rPr>
                      <w:color w:val="000000"/>
                      <w:sz w:val="14"/>
                      <w:szCs w:val="14"/>
                      <w:vertAlign w:val="baseline"/>
                    </w:rPr>
                  </w:pPr>
                  <w:r w:rsidDel="00000000" w:rsidR="00000000" w:rsidRPr="00000000">
                    <w:rPr>
                      <w:color w:val="000000"/>
                      <w:sz w:val="14"/>
                      <w:szCs w:val="14"/>
                      <w:vertAlign w:val="baseline"/>
                      <w:rtl w:val="0"/>
                    </w:rPr>
                    <w:t xml:space="preserve"> </w:t>
                  </w:r>
                </w:p>
              </w:tc>
            </w:tr>
          </w:tbl>
          <w:p w:rsidR="00000000" w:rsidDel="00000000" w:rsidP="00000000" w:rsidRDefault="00000000" w:rsidRPr="00000000" w14:paraId="000002FE">
            <w:pPr>
              <w:shd w:fill="ffffff" w:val="clear"/>
              <w:spacing w:before="280" w:lineRule="auto"/>
              <w:jc w:val="center"/>
              <w:rPr>
                <w:sz w:val="16"/>
                <w:szCs w:val="16"/>
                <w:vertAlign w:val="baseline"/>
              </w:rPr>
            </w:pPr>
            <w:r w:rsidDel="00000000" w:rsidR="00000000" w:rsidRPr="00000000">
              <w:rPr>
                <w:sz w:val="16"/>
                <w:szCs w:val="16"/>
                <w:vertAlign w:val="baseline"/>
                <w:rtl w:val="0"/>
              </w:rPr>
              <w:t xml:space="preserve">Fuente: elaboración propia</w:t>
            </w:r>
          </w:p>
          <w:p w:rsidR="00000000" w:rsidDel="00000000" w:rsidP="00000000" w:rsidRDefault="00000000" w:rsidRPr="00000000" w14:paraId="000002FF">
            <w:pPr>
              <w:tabs>
                <w:tab w:val="left" w:pos="4320"/>
                <w:tab w:val="left" w:pos="4485"/>
                <w:tab w:val="left" w:pos="5445"/>
              </w:tabs>
              <w:jc w:val="both"/>
              <w:rPr>
                <w:color w:val="000000"/>
                <w:sz w:val="20"/>
                <w:szCs w:val="20"/>
                <w:vertAlign w:val="baseline"/>
              </w:rPr>
            </w:pPr>
            <w:r w:rsidDel="00000000" w:rsidR="00000000" w:rsidRPr="00000000">
              <w:rPr>
                <w:rtl w:val="0"/>
              </w:rPr>
            </w:r>
          </w:p>
          <w:p w:rsidR="00000000" w:rsidDel="00000000" w:rsidP="00000000" w:rsidRDefault="00000000" w:rsidRPr="00000000" w14:paraId="00000300">
            <w:pPr>
              <w:tabs>
                <w:tab w:val="left" w:pos="4320"/>
                <w:tab w:val="left" w:pos="4485"/>
                <w:tab w:val="left" w:pos="5445"/>
              </w:tabs>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301">
            <w:pPr>
              <w:tabs>
                <w:tab w:val="left" w:pos="4320"/>
                <w:tab w:val="left" w:pos="4485"/>
                <w:tab w:val="left" w:pos="5445"/>
              </w:tabs>
              <w:jc w:val="both"/>
              <w:rPr>
                <w:b w:val="0"/>
                <w:color w:val="000000"/>
                <w:sz w:val="20"/>
                <w:szCs w:val="20"/>
                <w:vertAlign w:val="baseline"/>
              </w:rPr>
            </w:pPr>
            <w:r w:rsidDel="00000000" w:rsidR="00000000" w:rsidRPr="00000000">
              <w:rPr>
                <w:b w:val="1"/>
                <w:color w:val="000000"/>
                <w:sz w:val="20"/>
                <w:szCs w:val="20"/>
                <w:vertAlign w:val="baseline"/>
                <w:rtl w:val="0"/>
              </w:rPr>
              <w:t xml:space="preserve">Procedimiento:</w:t>
            </w:r>
            <w:r w:rsidDel="00000000" w:rsidR="00000000" w:rsidRPr="00000000">
              <w:rPr>
                <w:rtl w:val="0"/>
              </w:rPr>
            </w:r>
          </w:p>
          <w:p w:rsidR="00000000" w:rsidDel="00000000" w:rsidP="00000000" w:rsidRDefault="00000000" w:rsidRPr="00000000" w14:paraId="00000302">
            <w:pPr>
              <w:tabs>
                <w:tab w:val="left" w:pos="4320"/>
                <w:tab w:val="left" w:pos="4485"/>
                <w:tab w:val="left" w:pos="5445"/>
              </w:tabs>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303">
            <w:pPr>
              <w:tabs>
                <w:tab w:val="left" w:pos="4320"/>
                <w:tab w:val="left" w:pos="4485"/>
                <w:tab w:val="left" w:pos="5445"/>
              </w:tabs>
              <w:jc w:val="both"/>
              <w:rPr>
                <w:color w:val="000000"/>
                <w:sz w:val="20"/>
                <w:szCs w:val="20"/>
                <w:vertAlign w:val="baseline"/>
              </w:rPr>
            </w:pPr>
            <w:r w:rsidDel="00000000" w:rsidR="00000000" w:rsidRPr="00000000">
              <w:rPr>
                <w:color w:val="000000"/>
                <w:sz w:val="20"/>
                <w:szCs w:val="20"/>
                <w:vertAlign w:val="baseline"/>
                <w:rtl w:val="0"/>
              </w:rPr>
              <w:t xml:space="preserve">1. Se calcula la cuota de igual forma como en el ejemplo 1, mediante cuota fija o pagos iguales.</w:t>
            </w:r>
          </w:p>
          <w:p w:rsidR="00000000" w:rsidDel="00000000" w:rsidP="00000000" w:rsidRDefault="00000000" w:rsidRPr="00000000" w14:paraId="00000304">
            <w:pPr>
              <w:tabs>
                <w:tab w:val="left" w:pos="4320"/>
                <w:tab w:val="left" w:pos="4485"/>
                <w:tab w:val="left" w:pos="5445"/>
              </w:tabs>
              <w:jc w:val="both"/>
              <w:rPr>
                <w:color w:val="000000"/>
                <w:sz w:val="20"/>
                <w:szCs w:val="20"/>
                <w:vertAlign w:val="baseline"/>
              </w:rPr>
            </w:pPr>
            <w:r w:rsidDel="00000000" w:rsidR="00000000" w:rsidRPr="00000000">
              <w:rPr>
                <w:rtl w:val="0"/>
              </w:rPr>
            </w:r>
          </w:p>
          <w:p w:rsidR="00000000" w:rsidDel="00000000" w:rsidP="00000000" w:rsidRDefault="00000000" w:rsidRPr="00000000" w14:paraId="00000305">
            <w:pPr>
              <w:tabs>
                <w:tab w:val="left" w:pos="4320"/>
                <w:tab w:val="left" w:pos="4485"/>
                <w:tab w:val="left" w:pos="5445"/>
              </w:tabs>
              <w:jc w:val="both"/>
              <w:rPr>
                <w:color w:val="000000"/>
                <w:sz w:val="20"/>
                <w:szCs w:val="20"/>
                <w:vertAlign w:val="baseline"/>
              </w:rPr>
            </w:pPr>
            <w:r w:rsidDel="00000000" w:rsidR="00000000" w:rsidRPr="00000000">
              <w:rPr>
                <w:color w:val="000000"/>
                <w:sz w:val="20"/>
                <w:szCs w:val="20"/>
                <w:vertAlign w:val="baseline"/>
                <w:rtl w:val="0"/>
              </w:rPr>
              <w:t xml:space="preserve">2. De acuerdo con el mes y valor del abono, se suma el valor del abono a la cuota.</w:t>
            </w:r>
          </w:p>
          <w:p w:rsidR="00000000" w:rsidDel="00000000" w:rsidP="00000000" w:rsidRDefault="00000000" w:rsidRPr="00000000" w14:paraId="00000306">
            <w:pPr>
              <w:tabs>
                <w:tab w:val="left" w:pos="4320"/>
                <w:tab w:val="left" w:pos="4485"/>
                <w:tab w:val="left" w:pos="5445"/>
              </w:tabs>
              <w:jc w:val="both"/>
              <w:rPr>
                <w:color w:val="000000"/>
                <w:sz w:val="20"/>
                <w:szCs w:val="20"/>
                <w:vertAlign w:val="baseline"/>
              </w:rPr>
            </w:pPr>
            <w:r w:rsidDel="00000000" w:rsidR="00000000" w:rsidRPr="00000000">
              <w:rPr>
                <w:rtl w:val="0"/>
              </w:rPr>
            </w:r>
          </w:p>
          <w:p w:rsidR="00000000" w:rsidDel="00000000" w:rsidP="00000000" w:rsidRDefault="00000000" w:rsidRPr="00000000" w14:paraId="00000307">
            <w:pPr>
              <w:tabs>
                <w:tab w:val="left" w:pos="4320"/>
                <w:tab w:val="left" w:pos="4485"/>
                <w:tab w:val="left" w:pos="5445"/>
              </w:tabs>
              <w:jc w:val="both"/>
              <w:rPr>
                <w:color w:val="000000"/>
                <w:sz w:val="20"/>
                <w:szCs w:val="20"/>
                <w:vertAlign w:val="baseline"/>
              </w:rPr>
            </w:pPr>
            <w:r w:rsidDel="00000000" w:rsidR="00000000" w:rsidRPr="00000000">
              <w:rPr>
                <w:color w:val="000000"/>
                <w:sz w:val="20"/>
                <w:szCs w:val="20"/>
                <w:vertAlign w:val="baseline"/>
                <w:rtl w:val="0"/>
              </w:rPr>
              <w:t xml:space="preserve">3. Se calcula nuevamente la cuota, teniendo en cuenta los periodos faltantes y el último saldo del préstamo.</w:t>
            </w:r>
          </w:p>
          <w:p w:rsidR="00000000" w:rsidDel="00000000" w:rsidP="00000000" w:rsidRDefault="00000000" w:rsidRPr="00000000" w14:paraId="00000308">
            <w:pPr>
              <w:tabs>
                <w:tab w:val="left" w:pos="4320"/>
                <w:tab w:val="left" w:pos="4485"/>
                <w:tab w:val="left" w:pos="5445"/>
              </w:tabs>
              <w:jc w:val="both"/>
              <w:rPr>
                <w:color w:val="000000"/>
                <w:sz w:val="20"/>
                <w:szCs w:val="20"/>
                <w:vertAlign w:val="baseline"/>
              </w:rPr>
            </w:pPr>
            <w:r w:rsidDel="00000000" w:rsidR="00000000" w:rsidRPr="00000000">
              <w:rPr>
                <w:rtl w:val="0"/>
              </w:rPr>
            </w:r>
          </w:p>
          <w:p w:rsidR="00000000" w:rsidDel="00000000" w:rsidP="00000000" w:rsidRDefault="00000000" w:rsidRPr="00000000" w14:paraId="00000309">
            <w:pPr>
              <w:tabs>
                <w:tab w:val="left" w:pos="4320"/>
                <w:tab w:val="left" w:pos="4485"/>
                <w:tab w:val="left" w:pos="5445"/>
              </w:tabs>
              <w:jc w:val="both"/>
              <w:rPr>
                <w:b w:val="0"/>
                <w:color w:val="000000"/>
                <w:sz w:val="20"/>
                <w:szCs w:val="20"/>
                <w:vertAlign w:val="baseline"/>
              </w:rPr>
            </w:pPr>
            <w:r w:rsidDel="00000000" w:rsidR="00000000" w:rsidRPr="00000000">
              <w:rPr>
                <w:b w:val="1"/>
                <w:color w:val="000000"/>
                <w:sz w:val="20"/>
                <w:szCs w:val="20"/>
                <w:highlight w:val="yellow"/>
                <w:vertAlign w:val="baseline"/>
                <w:rtl w:val="0"/>
              </w:rPr>
              <w:t xml:space="preserve">(P24</w:t>
            </w:r>
            <w:r w:rsidDel="00000000" w:rsidR="00000000" w:rsidRPr="00000000">
              <w:rPr>
                <w:b w:val="1"/>
                <w:color w:val="000000"/>
                <w:sz w:val="20"/>
                <w:szCs w:val="20"/>
                <w:vertAlign w:val="baseline"/>
                <w:rtl w:val="0"/>
              </w:rPr>
              <w:t xml:space="preserve">) 11.5 </w:t>
            </w:r>
            <w:sdt>
              <w:sdtPr>
                <w:tag w:val="goog_rdk_7"/>
              </w:sdtPr>
              <w:sdtContent>
                <w:commentRangeStart w:id="0"/>
              </w:sdtContent>
            </w:sdt>
            <w:r w:rsidDel="00000000" w:rsidR="00000000" w:rsidRPr="00000000">
              <w:rPr>
                <w:b w:val="1"/>
                <w:color w:val="000000"/>
                <w:sz w:val="20"/>
                <w:szCs w:val="20"/>
                <w:vertAlign w:val="baseline"/>
                <w:rtl w:val="0"/>
              </w:rPr>
              <w:t xml:space="preserve">Alternativas de Inversión</w:t>
            </w:r>
            <w:r w:rsidDel="00000000" w:rsidR="00000000" w:rsidRPr="00000000">
              <w:rPr>
                <w:rtl w:val="0"/>
              </w:rPr>
            </w:r>
          </w:p>
          <w:p w:rsidR="00000000" w:rsidDel="00000000" w:rsidP="00000000" w:rsidRDefault="00000000" w:rsidRPr="00000000" w14:paraId="0000030A">
            <w:pPr>
              <w:tabs>
                <w:tab w:val="left" w:pos="4320"/>
                <w:tab w:val="left" w:pos="4485"/>
                <w:tab w:val="left" w:pos="5445"/>
              </w:tabs>
              <w:jc w:val="both"/>
              <w:rPr>
                <w:color w:val="000000"/>
                <w:sz w:val="20"/>
                <w:szCs w:val="20"/>
                <w:vertAlign w:val="baseline"/>
              </w:rPr>
            </w:pPr>
            <w:r w:rsidDel="00000000" w:rsidR="00000000" w:rsidRPr="00000000">
              <w:rPr>
                <w:rtl w:val="0"/>
              </w:rPr>
            </w:r>
          </w:p>
          <w:p w:rsidR="00000000" w:rsidDel="00000000" w:rsidP="00000000" w:rsidRDefault="00000000" w:rsidRPr="00000000" w14:paraId="0000030B">
            <w:pPr>
              <w:tabs>
                <w:tab w:val="left" w:pos="4320"/>
                <w:tab w:val="left" w:pos="4485"/>
                <w:tab w:val="left" w:pos="5445"/>
              </w:tabs>
              <w:jc w:val="both"/>
              <w:rPr>
                <w:sz w:val="20"/>
                <w:szCs w:val="20"/>
                <w:highlight w:val="white"/>
                <w:vertAlign w:val="baseline"/>
              </w:rPr>
            </w:pPr>
            <w:r w:rsidDel="00000000" w:rsidR="00000000" w:rsidRPr="00000000">
              <w:rPr>
                <w:sz w:val="20"/>
                <w:szCs w:val="20"/>
                <w:highlight w:val="white"/>
                <w:vertAlign w:val="baseline"/>
                <w:rtl w:val="0"/>
              </w:rPr>
              <w:t xml:space="preserve">Desde el punto de vista financiero, una inversión, es la asignación de recursos en el presente con el fin de obtener unos beneficios en el futuro (Vélez, 2003). Así, se puede concebir como inversión, no sólo el hecho de desembolsar una determinada cantidad de dinero sino también, por ejemplo, el tiempo que alguien dedica a formarse en una universidad.</w:t>
            </w:r>
          </w:p>
          <w:p w:rsidR="00000000" w:rsidDel="00000000" w:rsidP="00000000" w:rsidRDefault="00000000" w:rsidRPr="00000000" w14:paraId="0000030C">
            <w:pPr>
              <w:tabs>
                <w:tab w:val="left" w:pos="4320"/>
                <w:tab w:val="left" w:pos="4485"/>
                <w:tab w:val="left" w:pos="5445"/>
              </w:tabs>
              <w:jc w:val="both"/>
              <w:rPr>
                <w:sz w:val="20"/>
                <w:szCs w:val="20"/>
                <w:highlight w:val="white"/>
                <w:vertAlign w:val="baseline"/>
              </w:rPr>
            </w:pPr>
            <w:r w:rsidDel="00000000" w:rsidR="00000000" w:rsidRPr="00000000">
              <w:rPr>
                <w:rtl w:val="0"/>
              </w:rPr>
            </w:r>
          </w:p>
          <w:p w:rsidR="00000000" w:rsidDel="00000000" w:rsidP="00000000" w:rsidRDefault="00000000" w:rsidRPr="00000000" w14:paraId="0000030D">
            <w:pPr>
              <w:tabs>
                <w:tab w:val="left" w:pos="4320"/>
                <w:tab w:val="left" w:pos="4485"/>
                <w:tab w:val="left" w:pos="5445"/>
              </w:tabs>
              <w:jc w:val="both"/>
              <w:rPr>
                <w:sz w:val="20"/>
                <w:szCs w:val="20"/>
                <w:highlight w:val="white"/>
                <w:vertAlign w:val="baseline"/>
              </w:rPr>
            </w:pPr>
            <w:r w:rsidDel="00000000" w:rsidR="00000000" w:rsidRPr="00000000">
              <w:rPr>
                <w:sz w:val="20"/>
                <w:szCs w:val="20"/>
                <w:highlight w:val="white"/>
                <w:vertAlign w:val="baseline"/>
                <w:rtl w:val="0"/>
              </w:rPr>
              <w:t xml:space="preserve">Las decisiones de inversión son muy importantes, pues implican la asignación de grandes sumas de dinero y por un plazo largo (García, 1998). Estas decisiones pueden</w:t>
            </w:r>
            <w:r w:rsidDel="00000000" w:rsidR="00000000" w:rsidRPr="00000000">
              <w:rPr>
                <w:color w:val="555555"/>
                <w:sz w:val="20"/>
                <w:szCs w:val="20"/>
                <w:highlight w:val="white"/>
                <w:vertAlign w:val="baseline"/>
                <w:rtl w:val="0"/>
              </w:rPr>
              <w:t xml:space="preserve"> </w:t>
            </w:r>
            <w:r w:rsidDel="00000000" w:rsidR="00000000" w:rsidRPr="00000000">
              <w:rPr>
                <w:sz w:val="20"/>
                <w:szCs w:val="20"/>
                <w:highlight w:val="white"/>
                <w:vertAlign w:val="baseline"/>
                <w:rtl w:val="0"/>
              </w:rPr>
              <w:t xml:space="preserve">significar</w:t>
            </w:r>
            <w:r w:rsidDel="00000000" w:rsidR="00000000" w:rsidRPr="00000000">
              <w:rPr>
                <w:color w:val="555555"/>
                <w:sz w:val="20"/>
                <w:szCs w:val="20"/>
                <w:highlight w:val="white"/>
                <w:vertAlign w:val="baseline"/>
                <w:rtl w:val="0"/>
              </w:rPr>
              <w:t xml:space="preserve"> </w:t>
            </w:r>
            <w:r w:rsidDel="00000000" w:rsidR="00000000" w:rsidRPr="00000000">
              <w:rPr>
                <w:sz w:val="20"/>
                <w:szCs w:val="20"/>
                <w:highlight w:val="white"/>
                <w:vertAlign w:val="baseline"/>
                <w:rtl w:val="0"/>
              </w:rPr>
              <w:t xml:space="preserve">el éxito o fracaso de una empresa o de un inversionista. Son importantes también, porque resulta difícil retractarse ante una decisión de esta índole, en contraste con otras decisiones financieras como las de financiación o las de reparto de utilidades.</w:t>
            </w:r>
          </w:p>
          <w:p w:rsidR="00000000" w:rsidDel="00000000" w:rsidP="00000000" w:rsidRDefault="00000000" w:rsidRPr="00000000" w14:paraId="0000030E">
            <w:pPr>
              <w:tabs>
                <w:tab w:val="left" w:pos="4320"/>
                <w:tab w:val="left" w:pos="4485"/>
                <w:tab w:val="left" w:pos="5445"/>
              </w:tabs>
              <w:jc w:val="both"/>
              <w:rPr>
                <w:sz w:val="20"/>
                <w:szCs w:val="20"/>
                <w:highlight w:val="white"/>
                <w:vertAlign w:val="baseline"/>
              </w:rPr>
            </w:pPr>
            <w:r w:rsidDel="00000000" w:rsidR="00000000" w:rsidRPr="00000000">
              <w:rPr>
                <w:rtl w:val="0"/>
              </w:rPr>
            </w:r>
          </w:p>
          <w:p w:rsidR="00000000" w:rsidDel="00000000" w:rsidP="00000000" w:rsidRDefault="00000000" w:rsidRPr="00000000" w14:paraId="0000030F">
            <w:pPr>
              <w:tabs>
                <w:tab w:val="left" w:pos="4320"/>
                <w:tab w:val="left" w:pos="4485"/>
                <w:tab w:val="left" w:pos="5445"/>
              </w:tabs>
              <w:jc w:val="both"/>
              <w:rPr>
                <w:sz w:val="20"/>
                <w:szCs w:val="20"/>
                <w:highlight w:val="white"/>
                <w:vertAlign w:val="baseline"/>
              </w:rPr>
            </w:pPr>
            <w:r w:rsidDel="00000000" w:rsidR="00000000" w:rsidRPr="00000000">
              <w:rPr>
                <w:b w:val="1"/>
                <w:color w:val="000000"/>
                <w:sz w:val="20"/>
                <w:szCs w:val="20"/>
                <w:highlight w:val="yellow"/>
                <w:vertAlign w:val="baseline"/>
                <w:rtl w:val="0"/>
              </w:rPr>
              <w:t xml:space="preserve">(P25</w:t>
            </w:r>
            <w:r w:rsidDel="00000000" w:rsidR="00000000" w:rsidRPr="00000000">
              <w:rPr>
                <w:b w:val="1"/>
                <w:color w:val="000000"/>
                <w:sz w:val="20"/>
                <w:szCs w:val="20"/>
                <w:vertAlign w:val="baseline"/>
                <w:rtl w:val="0"/>
              </w:rPr>
              <w:t xml:space="preserve">) </w:t>
            </w:r>
            <w:r w:rsidDel="00000000" w:rsidR="00000000" w:rsidRPr="00000000">
              <w:rPr>
                <w:sz w:val="20"/>
                <w:szCs w:val="20"/>
                <w:highlight w:val="white"/>
                <w:vertAlign w:val="baseline"/>
                <w:rtl w:val="0"/>
              </w:rPr>
              <w:t xml:space="preserve">Para tomar esta importante decisión de inversión, el inversionista debe contar:</w:t>
            </w:r>
          </w:p>
          <w:p w:rsidR="00000000" w:rsidDel="00000000" w:rsidP="00000000" w:rsidRDefault="00000000" w:rsidRPr="00000000" w14:paraId="00000310">
            <w:pPr>
              <w:tabs>
                <w:tab w:val="left" w:pos="4320"/>
                <w:tab w:val="left" w:pos="4485"/>
                <w:tab w:val="left" w:pos="5445"/>
              </w:tabs>
              <w:jc w:val="both"/>
              <w:rPr>
                <w:sz w:val="20"/>
                <w:szCs w:val="20"/>
                <w:highlight w:val="white"/>
                <w:vertAlign w:val="baseline"/>
              </w:rPr>
            </w:pPr>
            <w:r w:rsidDel="00000000" w:rsidR="00000000" w:rsidRPr="00000000">
              <w:rPr>
                <w:rtl w:val="0"/>
              </w:rPr>
            </w:r>
          </w:p>
          <w:p w:rsidR="00000000" w:rsidDel="00000000" w:rsidP="00000000" w:rsidRDefault="00000000" w:rsidRPr="00000000" w14:paraId="00000311">
            <w:pPr>
              <w:numPr>
                <w:ilvl w:val="0"/>
                <w:numId w:val="3"/>
              </w:numPr>
              <w:tabs>
                <w:tab w:val="left" w:pos="291"/>
                <w:tab w:val="left" w:pos="4485"/>
                <w:tab w:val="left" w:pos="5445"/>
              </w:tabs>
              <w:ind w:left="291" w:hanging="291"/>
              <w:jc w:val="both"/>
              <w:rPr>
                <w:sz w:val="20"/>
                <w:szCs w:val="20"/>
                <w:highlight w:val="white"/>
                <w:vertAlign w:val="baseline"/>
              </w:rPr>
            </w:pPr>
            <w:r w:rsidDel="00000000" w:rsidR="00000000" w:rsidRPr="00000000">
              <w:rPr>
                <w:sz w:val="20"/>
                <w:szCs w:val="20"/>
                <w:highlight w:val="white"/>
                <w:vertAlign w:val="baseline"/>
                <w:rtl w:val="0"/>
              </w:rPr>
              <w:t xml:space="preserve">Con una tasa de interés que le sirva como referencia para poder decidir si invierte o no. Esta tasa de interés se conoce como tasa de oportunidad del inversionista, es aquella tasa máxima que podría obtener dentro de las diversas posibilidades que se le presentan para invertir su dinero. </w:t>
            </w:r>
          </w:p>
          <w:p w:rsidR="00000000" w:rsidDel="00000000" w:rsidP="00000000" w:rsidRDefault="00000000" w:rsidRPr="00000000" w14:paraId="00000312">
            <w:pPr>
              <w:tabs>
                <w:tab w:val="left" w:pos="291"/>
                <w:tab w:val="left" w:pos="4485"/>
                <w:tab w:val="left" w:pos="5445"/>
              </w:tabs>
              <w:ind w:left="291" w:hanging="291"/>
              <w:jc w:val="both"/>
              <w:rPr>
                <w:sz w:val="20"/>
                <w:szCs w:val="20"/>
                <w:highlight w:val="white"/>
                <w:vertAlign w:val="baseline"/>
              </w:rPr>
            </w:pPr>
            <w:r w:rsidDel="00000000" w:rsidR="00000000" w:rsidRPr="00000000">
              <w:rPr>
                <w:rtl w:val="0"/>
              </w:rPr>
            </w:r>
          </w:p>
          <w:p w:rsidR="00000000" w:rsidDel="00000000" w:rsidP="00000000" w:rsidRDefault="00000000" w:rsidRPr="00000000" w14:paraId="00000313">
            <w:pPr>
              <w:numPr>
                <w:ilvl w:val="0"/>
                <w:numId w:val="3"/>
              </w:numPr>
              <w:tabs>
                <w:tab w:val="left" w:pos="291"/>
                <w:tab w:val="left" w:pos="4485"/>
                <w:tab w:val="left" w:pos="5445"/>
              </w:tabs>
              <w:ind w:left="291" w:hanging="291"/>
              <w:jc w:val="both"/>
              <w:rPr>
                <w:sz w:val="20"/>
                <w:szCs w:val="20"/>
                <w:highlight w:val="white"/>
                <w:vertAlign w:val="baseline"/>
              </w:rPr>
            </w:pPr>
            <w:r w:rsidDel="00000000" w:rsidR="00000000" w:rsidRPr="00000000">
              <w:rPr>
                <w:sz w:val="20"/>
                <w:szCs w:val="20"/>
                <w:highlight w:val="white"/>
                <w:vertAlign w:val="baseline"/>
                <w:rtl w:val="0"/>
              </w:rPr>
              <w:t xml:space="preserve">Con técnicas o métodos de análisis que le permitan comprobar que con la inversión que hace en el presente y los beneficios futuros, se va a ganar, al menos, su tasa de oportunidad (Baca, 1994).</w:t>
            </w:r>
          </w:p>
          <w:p w:rsidR="00000000" w:rsidDel="00000000" w:rsidP="00000000" w:rsidRDefault="00000000" w:rsidRPr="00000000" w14:paraId="00000314">
            <w:pPr>
              <w:tabs>
                <w:tab w:val="left" w:pos="4320"/>
                <w:tab w:val="left" w:pos="4485"/>
                <w:tab w:val="left" w:pos="5445"/>
              </w:tabs>
              <w:jc w:val="both"/>
              <w:rPr>
                <w:sz w:val="20"/>
                <w:szCs w:val="20"/>
                <w:highlight w:val="white"/>
                <w:vertAlign w:val="baseline"/>
              </w:rPr>
            </w:pPr>
            <w:r w:rsidDel="00000000" w:rsidR="00000000" w:rsidRPr="00000000">
              <w:rPr>
                <w:rtl w:val="0"/>
              </w:rPr>
            </w:r>
          </w:p>
          <w:p w:rsidR="00000000" w:rsidDel="00000000" w:rsidP="00000000" w:rsidRDefault="00000000" w:rsidRPr="00000000" w14:paraId="00000315">
            <w:pPr>
              <w:tabs>
                <w:tab w:val="left" w:pos="4320"/>
                <w:tab w:val="left" w:pos="4485"/>
                <w:tab w:val="left" w:pos="5445"/>
              </w:tabs>
              <w:jc w:val="both"/>
              <w:rPr>
                <w:sz w:val="20"/>
                <w:szCs w:val="20"/>
                <w:highlight w:val="white"/>
                <w:vertAlign w:val="baseline"/>
              </w:rPr>
            </w:pPr>
            <w:r w:rsidDel="00000000" w:rsidR="00000000" w:rsidRPr="00000000">
              <w:rPr>
                <w:sz w:val="20"/>
                <w:szCs w:val="20"/>
                <w:highlight w:val="white"/>
                <w:vertAlign w:val="baseline"/>
                <w:rtl w:val="0"/>
              </w:rPr>
              <w:t xml:space="preserve">Dentro las alternativas de inversión que se desarrollan en esta unidad encontramos: valor presente neto (VPN) y la tasa interna de retorno (TIR). </w:t>
            </w:r>
            <w:r w:rsidDel="00000000" w:rsidR="00000000" w:rsidRPr="00000000">
              <w:rPr>
                <w:sz w:val="20"/>
                <w:szCs w:val="20"/>
                <w:vertAlign w:val="baseline"/>
                <w:rtl w:val="0"/>
              </w:rPr>
              <w:br w:type="textWrapp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316">
            <w:pPr>
              <w:tabs>
                <w:tab w:val="left" w:pos="4320"/>
                <w:tab w:val="left" w:pos="4485"/>
                <w:tab w:val="left" w:pos="5445"/>
              </w:tabs>
              <w:jc w:val="both"/>
              <w:rPr>
                <w:b w:val="0"/>
                <w:color w:val="000000"/>
                <w:sz w:val="20"/>
                <w:szCs w:val="20"/>
                <w:vertAlign w:val="baseline"/>
              </w:rPr>
            </w:pPr>
            <w:r w:rsidDel="00000000" w:rsidR="00000000" w:rsidRPr="00000000">
              <w:rPr>
                <w:b w:val="1"/>
                <w:color w:val="000000"/>
                <w:sz w:val="20"/>
                <w:szCs w:val="20"/>
                <w:highlight w:val="yellow"/>
                <w:vertAlign w:val="baseline"/>
                <w:rtl w:val="0"/>
              </w:rPr>
              <w:t xml:space="preserve">(P26</w:t>
            </w:r>
            <w:r w:rsidDel="00000000" w:rsidR="00000000" w:rsidRPr="00000000">
              <w:rPr>
                <w:b w:val="1"/>
                <w:color w:val="000000"/>
                <w:sz w:val="20"/>
                <w:szCs w:val="20"/>
                <w:vertAlign w:val="baseline"/>
                <w:rtl w:val="0"/>
              </w:rPr>
              <w:t xml:space="preserve">) 11.5.1 Valor presente neto (VPN)   </w:t>
            </w:r>
            <w:r w:rsidDel="00000000" w:rsidR="00000000" w:rsidRPr="00000000">
              <w:rPr>
                <w:rtl w:val="0"/>
              </w:rPr>
            </w:r>
          </w:p>
          <w:p w:rsidR="00000000" w:rsidDel="00000000" w:rsidP="00000000" w:rsidRDefault="00000000" w:rsidRPr="00000000" w14:paraId="00000317">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rtl w:val="0"/>
              </w:rPr>
            </w:r>
          </w:p>
          <w:p w:rsidR="00000000" w:rsidDel="00000000" w:rsidP="00000000" w:rsidRDefault="00000000" w:rsidRPr="00000000" w14:paraId="00000318">
            <w:pPr>
              <w:shd w:fill="ffffff" w:val="clear"/>
              <w:jc w:val="both"/>
              <w:rPr>
                <w:sz w:val="20"/>
                <w:szCs w:val="20"/>
                <w:vertAlign w:val="baseline"/>
              </w:rPr>
            </w:pPr>
            <w:r w:rsidDel="00000000" w:rsidR="00000000" w:rsidRPr="00000000">
              <w:rPr>
                <w:sz w:val="20"/>
                <w:szCs w:val="20"/>
                <w:highlight w:val="white"/>
                <w:vertAlign w:val="baseline"/>
                <w:rtl w:val="0"/>
              </w:rPr>
              <w:t xml:space="preserve">El valor presente neto es una cifra monetaria que resulta de comparar el valor presente de los ingresos con el valor presente de los ingresos </w:t>
            </w:r>
            <w:r w:rsidDel="00000000" w:rsidR="00000000" w:rsidRPr="00000000">
              <w:rPr>
                <w:sz w:val="20"/>
                <w:szCs w:val="20"/>
                <w:vertAlign w:val="baseline"/>
                <w:rtl w:val="0"/>
              </w:rPr>
              <w:t xml:space="preserve">(Meza, 2017).</w:t>
            </w:r>
          </w:p>
          <w:p w:rsidR="00000000" w:rsidDel="00000000" w:rsidP="00000000" w:rsidRDefault="00000000" w:rsidRPr="00000000" w14:paraId="00000319">
            <w:pPr>
              <w:shd w:fill="ffffff" w:val="clear"/>
              <w:rPr>
                <w:sz w:val="20"/>
                <w:szCs w:val="20"/>
                <w:vertAlign w:val="baseline"/>
              </w:rPr>
            </w:pPr>
            <w:r w:rsidDel="00000000" w:rsidR="00000000" w:rsidRPr="00000000">
              <w:rPr>
                <w:rtl w:val="0"/>
              </w:rPr>
            </w:r>
          </w:p>
          <w:p w:rsidR="00000000" w:rsidDel="00000000" w:rsidP="00000000" w:rsidRDefault="00000000" w:rsidRPr="00000000" w14:paraId="0000031A">
            <w:pPr>
              <w:shd w:fill="ffffff" w:val="clear"/>
              <w:rPr>
                <w:sz w:val="20"/>
                <w:szCs w:val="20"/>
                <w:vertAlign w:val="baseline"/>
              </w:rPr>
            </w:pPr>
            <w:r w:rsidDel="00000000" w:rsidR="00000000" w:rsidRPr="00000000">
              <w:rPr>
                <w:rtl w:val="0"/>
              </w:rPr>
            </w:r>
          </w:p>
          <w:p w:rsidR="00000000" w:rsidDel="00000000" w:rsidP="00000000" w:rsidRDefault="00000000" w:rsidRPr="00000000" w14:paraId="0000031B">
            <w:pPr>
              <w:pBdr>
                <w:top w:space="0" w:sz="0" w:val="nil"/>
                <w:left w:space="0" w:sz="0" w:val="nil"/>
                <w:bottom w:space="0" w:sz="0" w:val="nil"/>
                <w:right w:space="0" w:sz="0" w:val="nil"/>
                <w:between w:space="0" w:sz="0" w:val="nil"/>
              </w:pBdr>
              <w:jc w:val="both"/>
              <w:rPr>
                <w:sz w:val="20"/>
                <w:szCs w:val="20"/>
                <w:highlight w:val="magenta"/>
                <w:vertAlign w:val="baseline"/>
              </w:rPr>
            </w:pPr>
            <w:r w:rsidDel="00000000" w:rsidR="00000000" w:rsidRPr="00000000">
              <w:rPr>
                <w:sz w:val="20"/>
                <w:szCs w:val="20"/>
                <w:highlight w:val="white"/>
                <w:vertAlign w:val="baseline"/>
                <w:rtl w:val="0"/>
              </w:rPr>
              <w:t xml:space="preserve">El VPN es una alternativa de inversión utilizada frecuentemente para medir el desempeño de la inversión. Para su aplicación se tiene en cuenta la siguiente </w:t>
            </w:r>
            <w:r w:rsidDel="00000000" w:rsidR="00000000" w:rsidRPr="00000000">
              <w:rPr>
                <w:sz w:val="20"/>
                <w:szCs w:val="20"/>
                <w:highlight w:val="magenta"/>
                <w:vertAlign w:val="baseline"/>
                <w:rtl w:val="0"/>
              </w:rPr>
              <w:t xml:space="preserve">formula:</w:t>
            </w:r>
          </w:p>
          <w:p w:rsidR="00000000" w:rsidDel="00000000" w:rsidP="00000000" w:rsidRDefault="00000000" w:rsidRPr="00000000" w14:paraId="0000031C">
            <w:pPr>
              <w:pBdr>
                <w:top w:space="0" w:sz="0" w:val="nil"/>
                <w:left w:space="0" w:sz="0" w:val="nil"/>
                <w:bottom w:space="0" w:sz="0" w:val="nil"/>
                <w:right w:space="0" w:sz="0" w:val="nil"/>
                <w:between w:space="0" w:sz="0" w:val="nil"/>
              </w:pBdr>
              <w:rPr>
                <w:sz w:val="20"/>
                <w:szCs w:val="20"/>
                <w:highlight w:val="white"/>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101600</wp:posOffset>
                      </wp:positionH>
                      <wp:positionV relativeFrom="paragraph">
                        <wp:posOffset>25400</wp:posOffset>
                      </wp:positionV>
                      <wp:extent cx="3343275" cy="581025"/>
                      <wp:effectExtent b="0" l="0" r="0" t="0"/>
                      <wp:wrapSquare wrapText="bothSides" distB="0" distT="0" distL="0" distR="0"/>
                      <wp:docPr id="1069" name=""/>
                      <a:graphic>
                        <a:graphicData uri="http://schemas.microsoft.com/office/word/2010/wordprocessingShape">
                          <wps:wsp>
                            <wps:cNvSpPr/>
                            <wps:cNvPr id="10" name="Shape 10"/>
                            <wps:spPr>
                              <a:xfrm>
                                <a:off x="3679125" y="3494250"/>
                                <a:ext cx="3333750" cy="571500"/>
                              </a:xfrm>
                              <a:prstGeom prst="roundRect">
                                <a:avLst>
                                  <a:gd fmla="val 16667" name="adj"/>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101600</wp:posOffset>
                      </wp:positionH>
                      <wp:positionV relativeFrom="paragraph">
                        <wp:posOffset>25400</wp:posOffset>
                      </wp:positionV>
                      <wp:extent cx="3343275" cy="581025"/>
                      <wp:effectExtent b="0" l="0" r="0" t="0"/>
                      <wp:wrapSquare wrapText="bothSides" distB="0" distT="0" distL="0" distR="0"/>
                      <wp:docPr id="1069" name="image18.png"/>
                      <a:graphic>
                        <a:graphicData uri="http://schemas.openxmlformats.org/drawingml/2006/picture">
                          <pic:pic>
                            <pic:nvPicPr>
                              <pic:cNvPr id="0" name="image18.png"/>
                              <pic:cNvPicPr preferRelativeResize="0"/>
                            </pic:nvPicPr>
                            <pic:blipFill>
                              <a:blip r:embed="rId32"/>
                              <a:srcRect/>
                              <a:stretch>
                                <a:fillRect/>
                              </a:stretch>
                            </pic:blipFill>
                            <pic:spPr>
                              <a:xfrm>
                                <a:off x="0" y="0"/>
                                <a:ext cx="3343275" cy="581025"/>
                              </a:xfrm>
                              <a:prstGeom prst="rect"/>
                              <a:ln/>
                            </pic:spPr>
                          </pic:pic>
                        </a:graphicData>
                      </a:graphic>
                    </wp:anchor>
                  </w:drawing>
                </mc:Fallback>
              </mc:AlternateContent>
            </w:r>
          </w:p>
          <w:p w:rsidR="00000000" w:rsidDel="00000000" w:rsidP="00000000" w:rsidRDefault="00000000" w:rsidRPr="00000000" w14:paraId="0000031D">
            <w:pPr>
              <w:pBdr>
                <w:top w:space="0" w:sz="0" w:val="nil"/>
                <w:left w:space="0" w:sz="0" w:val="nil"/>
                <w:bottom w:space="0" w:sz="0" w:val="nil"/>
                <w:right w:space="0" w:sz="0" w:val="nil"/>
                <w:between w:space="0" w:sz="0" w:val="nil"/>
              </w:pBdr>
              <w:rPr>
                <w:sz w:val="20"/>
                <w:szCs w:val="20"/>
                <w:highlight w:val="white"/>
                <w:vertAlign w:val="baseline"/>
              </w:rPr>
            </w:pPr>
            <w:r w:rsidDel="00000000" w:rsidR="00000000" w:rsidRPr="00000000">
              <w:rPr>
                <w:sz w:val="20"/>
                <w:szCs w:val="20"/>
                <w:highlight w:val="white"/>
                <w:vertAlign w:val="baseline"/>
                <w:rtl w:val="0"/>
              </w:rPr>
              <w:t xml:space="preserve">      VPN= -  P +      FNE</w:t>
            </w:r>
            <w:r w:rsidDel="00000000" w:rsidR="00000000" w:rsidRPr="00000000">
              <w:rPr>
                <w:sz w:val="20"/>
                <w:szCs w:val="20"/>
                <w:highlight w:val="white"/>
                <w:vertAlign w:val="subscript"/>
                <w:rtl w:val="0"/>
              </w:rPr>
              <w:t xml:space="preserve">1</w:t>
            </w:r>
            <w:r w:rsidDel="00000000" w:rsidR="00000000" w:rsidRPr="00000000">
              <w:rPr>
                <w:sz w:val="20"/>
                <w:szCs w:val="20"/>
                <w:highlight w:val="white"/>
                <w:vertAlign w:val="baseline"/>
                <w:rtl w:val="0"/>
              </w:rPr>
              <w:t xml:space="preserve">      +      FNE</w:t>
            </w:r>
            <w:r w:rsidDel="00000000" w:rsidR="00000000" w:rsidRPr="00000000">
              <w:rPr>
                <w:sz w:val="20"/>
                <w:szCs w:val="20"/>
                <w:highlight w:val="white"/>
                <w:vertAlign w:val="subscript"/>
                <w:rtl w:val="0"/>
              </w:rPr>
              <w:t xml:space="preserve">2</w:t>
            </w:r>
            <w:r w:rsidDel="00000000" w:rsidR="00000000" w:rsidRPr="00000000">
              <w:rPr>
                <w:sz w:val="20"/>
                <w:szCs w:val="20"/>
                <w:highlight w:val="white"/>
                <w:vertAlign w:val="baseline"/>
                <w:rtl w:val="0"/>
              </w:rPr>
              <w:t xml:space="preserve">      +        FNE</w:t>
            </w:r>
            <w:r w:rsidDel="00000000" w:rsidR="00000000" w:rsidRPr="00000000">
              <w:rPr>
                <w:sz w:val="20"/>
                <w:szCs w:val="20"/>
                <w:highlight w:val="white"/>
                <w:vertAlign w:val="subscript"/>
                <w:rtl w:val="0"/>
              </w:rPr>
              <w:t xml:space="preserve">n</w:t>
            </w:r>
            <w:r w:rsidDel="00000000" w:rsidR="00000000" w:rsidRPr="00000000">
              <w:rPr>
                <w:sz w:val="20"/>
                <w:szCs w:val="20"/>
                <w:highlight w:val="white"/>
                <w:vertAlign w:val="baselin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1003300</wp:posOffset>
                      </wp:positionH>
                      <wp:positionV relativeFrom="paragraph">
                        <wp:posOffset>139700</wp:posOffset>
                      </wp:positionV>
                      <wp:extent cx="561975" cy="12700"/>
                      <wp:effectExtent b="0" l="0" r="0" t="0"/>
                      <wp:wrapNone/>
                      <wp:docPr id="1072" name=""/>
                      <a:graphic>
                        <a:graphicData uri="http://schemas.microsoft.com/office/word/2010/wordprocessingShape">
                          <wps:wsp>
                            <wps:cNvCnPr/>
                            <wps:spPr>
                              <a:xfrm>
                                <a:off x="5065013" y="3780000"/>
                                <a:ext cx="56197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1003300</wp:posOffset>
                      </wp:positionH>
                      <wp:positionV relativeFrom="paragraph">
                        <wp:posOffset>139700</wp:posOffset>
                      </wp:positionV>
                      <wp:extent cx="561975" cy="12700"/>
                      <wp:effectExtent b="0" l="0" r="0" t="0"/>
                      <wp:wrapNone/>
                      <wp:docPr id="1072" name="image23.png"/>
                      <a:graphic>
                        <a:graphicData uri="http://schemas.openxmlformats.org/drawingml/2006/picture">
                          <pic:pic>
                            <pic:nvPicPr>
                              <pic:cNvPr id="0" name="image23.png"/>
                              <pic:cNvPicPr preferRelativeResize="0"/>
                            </pic:nvPicPr>
                            <pic:blipFill>
                              <a:blip r:embed="rId33"/>
                              <a:srcRect/>
                              <a:stretch>
                                <a:fillRect/>
                              </a:stretch>
                            </pic:blipFill>
                            <pic:spPr>
                              <a:xfrm>
                                <a:off x="0" y="0"/>
                                <a:ext cx="56197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2717800</wp:posOffset>
                      </wp:positionH>
                      <wp:positionV relativeFrom="paragraph">
                        <wp:posOffset>127000</wp:posOffset>
                      </wp:positionV>
                      <wp:extent cx="561975" cy="12700"/>
                      <wp:effectExtent b="0" l="0" r="0" t="0"/>
                      <wp:wrapNone/>
                      <wp:docPr id="1073" name=""/>
                      <a:graphic>
                        <a:graphicData uri="http://schemas.microsoft.com/office/word/2010/wordprocessingShape">
                          <wps:wsp>
                            <wps:cNvCnPr/>
                            <wps:spPr>
                              <a:xfrm>
                                <a:off x="5065013" y="3779683"/>
                                <a:ext cx="561975" cy="635"/>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2717800</wp:posOffset>
                      </wp:positionH>
                      <wp:positionV relativeFrom="paragraph">
                        <wp:posOffset>127000</wp:posOffset>
                      </wp:positionV>
                      <wp:extent cx="561975" cy="12700"/>
                      <wp:effectExtent b="0" l="0" r="0" t="0"/>
                      <wp:wrapNone/>
                      <wp:docPr id="1073" name="image24.png"/>
                      <a:graphic>
                        <a:graphicData uri="http://schemas.openxmlformats.org/drawingml/2006/picture">
                          <pic:pic>
                            <pic:nvPicPr>
                              <pic:cNvPr id="0" name="image24.png"/>
                              <pic:cNvPicPr preferRelativeResize="0"/>
                            </pic:nvPicPr>
                            <pic:blipFill>
                              <a:blip r:embed="rId34"/>
                              <a:srcRect/>
                              <a:stretch>
                                <a:fillRect/>
                              </a:stretch>
                            </pic:blipFill>
                            <pic:spPr>
                              <a:xfrm>
                                <a:off x="0" y="0"/>
                                <a:ext cx="56197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1841500</wp:posOffset>
                      </wp:positionH>
                      <wp:positionV relativeFrom="paragraph">
                        <wp:posOffset>127000</wp:posOffset>
                      </wp:positionV>
                      <wp:extent cx="561975" cy="12700"/>
                      <wp:effectExtent b="0" l="0" r="0" t="0"/>
                      <wp:wrapNone/>
                      <wp:docPr id="1076" name=""/>
                      <a:graphic>
                        <a:graphicData uri="http://schemas.microsoft.com/office/word/2010/wordprocessingShape">
                          <wps:wsp>
                            <wps:cNvCnPr/>
                            <wps:spPr>
                              <a:xfrm>
                                <a:off x="5065013" y="3780000"/>
                                <a:ext cx="56197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1841500</wp:posOffset>
                      </wp:positionH>
                      <wp:positionV relativeFrom="paragraph">
                        <wp:posOffset>127000</wp:posOffset>
                      </wp:positionV>
                      <wp:extent cx="561975" cy="12700"/>
                      <wp:effectExtent b="0" l="0" r="0" t="0"/>
                      <wp:wrapNone/>
                      <wp:docPr id="1076" name="image33.png"/>
                      <a:graphic>
                        <a:graphicData uri="http://schemas.openxmlformats.org/drawingml/2006/picture">
                          <pic:pic>
                            <pic:nvPicPr>
                              <pic:cNvPr id="0" name="image33.png"/>
                              <pic:cNvPicPr preferRelativeResize="0"/>
                            </pic:nvPicPr>
                            <pic:blipFill>
                              <a:blip r:embed="rId35"/>
                              <a:srcRect/>
                              <a:stretch>
                                <a:fillRect/>
                              </a:stretch>
                            </pic:blipFill>
                            <pic:spPr>
                              <a:xfrm>
                                <a:off x="0" y="0"/>
                                <a:ext cx="561975" cy="12700"/>
                              </a:xfrm>
                              <a:prstGeom prst="rect"/>
                              <a:ln/>
                            </pic:spPr>
                          </pic:pic>
                        </a:graphicData>
                      </a:graphic>
                    </wp:anchor>
                  </w:drawing>
                </mc:Fallback>
              </mc:AlternateContent>
            </w:r>
          </w:p>
          <w:p w:rsidR="00000000" w:rsidDel="00000000" w:rsidP="00000000" w:rsidRDefault="00000000" w:rsidRPr="00000000" w14:paraId="0000031E">
            <w:pPr>
              <w:pBdr>
                <w:top w:space="0" w:sz="0" w:val="nil"/>
                <w:left w:space="0" w:sz="0" w:val="nil"/>
                <w:bottom w:space="0" w:sz="0" w:val="nil"/>
                <w:right w:space="0" w:sz="0" w:val="nil"/>
                <w:between w:space="0" w:sz="0" w:val="nil"/>
              </w:pBdr>
              <w:rPr>
                <w:sz w:val="20"/>
                <w:szCs w:val="20"/>
                <w:highlight w:val="white"/>
                <w:vertAlign w:val="baseline"/>
              </w:rPr>
            </w:pPr>
            <w:r w:rsidDel="00000000" w:rsidR="00000000" w:rsidRPr="00000000">
              <w:rPr>
                <w:sz w:val="20"/>
                <w:szCs w:val="20"/>
                <w:highlight w:val="white"/>
                <w:vertAlign w:val="baseline"/>
                <w:rtl w:val="0"/>
              </w:rPr>
              <w:t xml:space="preserve">                             (1+TO)</w:t>
            </w:r>
            <w:r w:rsidDel="00000000" w:rsidR="00000000" w:rsidRPr="00000000">
              <w:rPr>
                <w:sz w:val="20"/>
                <w:szCs w:val="20"/>
                <w:highlight w:val="white"/>
                <w:vertAlign w:val="superscript"/>
                <w:rtl w:val="0"/>
              </w:rPr>
              <w:t xml:space="preserve">1</w:t>
            </w:r>
            <w:r w:rsidDel="00000000" w:rsidR="00000000" w:rsidRPr="00000000">
              <w:rPr>
                <w:sz w:val="20"/>
                <w:szCs w:val="20"/>
                <w:highlight w:val="white"/>
                <w:vertAlign w:val="baseline"/>
                <w:rtl w:val="0"/>
              </w:rPr>
              <w:t xml:space="preserve">          (1+TO)</w:t>
            </w:r>
            <w:r w:rsidDel="00000000" w:rsidR="00000000" w:rsidRPr="00000000">
              <w:rPr>
                <w:sz w:val="20"/>
                <w:szCs w:val="20"/>
                <w:highlight w:val="white"/>
                <w:vertAlign w:val="superscript"/>
                <w:rtl w:val="0"/>
              </w:rPr>
              <w:t xml:space="preserve">2</w:t>
            </w:r>
            <w:r w:rsidDel="00000000" w:rsidR="00000000" w:rsidRPr="00000000">
              <w:rPr>
                <w:sz w:val="20"/>
                <w:szCs w:val="20"/>
                <w:highlight w:val="white"/>
                <w:vertAlign w:val="baseline"/>
                <w:rtl w:val="0"/>
              </w:rPr>
              <w:t xml:space="preserve">           (1+TO)</w:t>
            </w:r>
            <w:r w:rsidDel="00000000" w:rsidR="00000000" w:rsidRPr="00000000">
              <w:rPr>
                <w:sz w:val="20"/>
                <w:szCs w:val="20"/>
                <w:highlight w:val="white"/>
                <w:vertAlign w:val="superscript"/>
                <w:rtl w:val="0"/>
              </w:rPr>
              <w:t xml:space="preserve">n</w:t>
            </w:r>
            <w:r w:rsidDel="00000000" w:rsidR="00000000" w:rsidRPr="00000000">
              <w:rPr>
                <w:sz w:val="20"/>
                <w:szCs w:val="20"/>
                <w:highlight w:val="white"/>
                <w:vertAlign w:val="baseline"/>
                <w:rtl w:val="0"/>
              </w:rPr>
              <w:t xml:space="preserve">     </w:t>
            </w:r>
          </w:p>
          <w:p w:rsidR="00000000" w:rsidDel="00000000" w:rsidP="00000000" w:rsidRDefault="00000000" w:rsidRPr="00000000" w14:paraId="0000031F">
            <w:pPr>
              <w:pBdr>
                <w:top w:space="0" w:sz="0" w:val="nil"/>
                <w:left w:space="0" w:sz="0" w:val="nil"/>
                <w:bottom w:space="0" w:sz="0" w:val="nil"/>
                <w:right w:space="0" w:sz="0" w:val="nil"/>
                <w:between w:space="0" w:sz="0" w:val="nil"/>
              </w:pBdr>
              <w:rPr>
                <w:sz w:val="20"/>
                <w:szCs w:val="20"/>
                <w:highlight w:val="white"/>
                <w:vertAlign w:val="baseline"/>
              </w:rPr>
            </w:pPr>
            <w:r w:rsidDel="00000000" w:rsidR="00000000" w:rsidRPr="00000000">
              <w:rPr>
                <w:rtl w:val="0"/>
              </w:rPr>
            </w:r>
          </w:p>
          <w:p w:rsidR="00000000" w:rsidDel="00000000" w:rsidP="00000000" w:rsidRDefault="00000000" w:rsidRPr="00000000" w14:paraId="00000320">
            <w:pPr>
              <w:pBdr>
                <w:top w:space="0" w:sz="0" w:val="nil"/>
                <w:left w:space="0" w:sz="0" w:val="nil"/>
                <w:bottom w:space="0" w:sz="0" w:val="nil"/>
                <w:right w:space="0" w:sz="0" w:val="nil"/>
                <w:between w:space="0" w:sz="0" w:val="nil"/>
              </w:pBdr>
              <w:rPr>
                <w:sz w:val="20"/>
                <w:szCs w:val="20"/>
                <w:highlight w:val="white"/>
                <w:vertAlign w:val="baseline"/>
              </w:rPr>
            </w:pPr>
            <w:r w:rsidDel="00000000" w:rsidR="00000000" w:rsidRPr="00000000">
              <w:rPr>
                <w:rtl w:val="0"/>
              </w:rPr>
            </w:r>
          </w:p>
          <w:p w:rsidR="00000000" w:rsidDel="00000000" w:rsidP="00000000" w:rsidRDefault="00000000" w:rsidRPr="00000000" w14:paraId="00000321">
            <w:pPr>
              <w:pBdr>
                <w:top w:space="0" w:sz="0" w:val="nil"/>
                <w:left w:space="0" w:sz="0" w:val="nil"/>
                <w:bottom w:space="0" w:sz="0" w:val="nil"/>
                <w:right w:space="0" w:sz="0" w:val="nil"/>
                <w:between w:space="0" w:sz="0" w:val="nil"/>
              </w:pBdr>
              <w:rPr>
                <w:sz w:val="20"/>
                <w:szCs w:val="20"/>
                <w:highlight w:val="white"/>
                <w:vertAlign w:val="baseline"/>
              </w:rPr>
            </w:pPr>
            <w:r w:rsidDel="00000000" w:rsidR="00000000" w:rsidRPr="00000000">
              <w:rPr>
                <w:sz w:val="20"/>
                <w:szCs w:val="20"/>
                <w:highlight w:val="white"/>
                <w:vertAlign w:val="baseline"/>
                <w:rtl w:val="0"/>
              </w:rPr>
              <w:t xml:space="preserve">P: Inversión inicial</w:t>
            </w:r>
          </w:p>
          <w:p w:rsidR="00000000" w:rsidDel="00000000" w:rsidP="00000000" w:rsidRDefault="00000000" w:rsidRPr="00000000" w14:paraId="00000322">
            <w:pPr>
              <w:pBdr>
                <w:top w:space="0" w:sz="0" w:val="nil"/>
                <w:left w:space="0" w:sz="0" w:val="nil"/>
                <w:bottom w:space="0" w:sz="0" w:val="nil"/>
                <w:right w:space="0" w:sz="0" w:val="nil"/>
                <w:between w:space="0" w:sz="0" w:val="nil"/>
              </w:pBdr>
              <w:rPr>
                <w:sz w:val="20"/>
                <w:szCs w:val="20"/>
                <w:highlight w:val="white"/>
                <w:vertAlign w:val="baseline"/>
              </w:rPr>
            </w:pPr>
            <w:r w:rsidDel="00000000" w:rsidR="00000000" w:rsidRPr="00000000">
              <w:rPr>
                <w:sz w:val="20"/>
                <w:szCs w:val="20"/>
                <w:highlight w:val="white"/>
                <w:vertAlign w:val="baseline"/>
                <w:rtl w:val="0"/>
              </w:rPr>
              <w:t xml:space="preserve">FNE: Flujos netos de efectivo</w:t>
            </w:r>
          </w:p>
          <w:p w:rsidR="00000000" w:rsidDel="00000000" w:rsidP="00000000" w:rsidRDefault="00000000" w:rsidRPr="00000000" w14:paraId="00000323">
            <w:pPr>
              <w:pBdr>
                <w:top w:space="0" w:sz="0" w:val="nil"/>
                <w:left w:space="0" w:sz="0" w:val="nil"/>
                <w:bottom w:space="0" w:sz="0" w:val="nil"/>
                <w:right w:space="0" w:sz="0" w:val="nil"/>
                <w:between w:space="0" w:sz="0" w:val="nil"/>
              </w:pBdr>
              <w:rPr>
                <w:sz w:val="20"/>
                <w:szCs w:val="20"/>
                <w:highlight w:val="white"/>
                <w:vertAlign w:val="baseline"/>
              </w:rPr>
            </w:pPr>
            <w:r w:rsidDel="00000000" w:rsidR="00000000" w:rsidRPr="00000000">
              <w:rPr>
                <w:sz w:val="20"/>
                <w:szCs w:val="20"/>
                <w:highlight w:val="white"/>
                <w:vertAlign w:val="baseline"/>
                <w:rtl w:val="0"/>
              </w:rPr>
              <w:t xml:space="preserve">TO: Tasa de oportunidad del inversionista.</w:t>
            </w:r>
          </w:p>
          <w:p w:rsidR="00000000" w:rsidDel="00000000" w:rsidP="00000000" w:rsidRDefault="00000000" w:rsidRPr="00000000" w14:paraId="00000324">
            <w:pPr>
              <w:pBdr>
                <w:top w:space="0" w:sz="0" w:val="nil"/>
                <w:left w:space="0" w:sz="0" w:val="nil"/>
                <w:bottom w:space="0" w:sz="0" w:val="nil"/>
                <w:right w:space="0" w:sz="0" w:val="nil"/>
                <w:between w:space="0" w:sz="0" w:val="nil"/>
              </w:pBdr>
              <w:rPr>
                <w:sz w:val="20"/>
                <w:szCs w:val="20"/>
                <w:highlight w:val="white"/>
                <w:vertAlign w:val="baseline"/>
              </w:rPr>
            </w:pPr>
            <w:r w:rsidDel="00000000" w:rsidR="00000000" w:rsidRPr="00000000">
              <w:rPr>
                <w:rtl w:val="0"/>
              </w:rPr>
            </w:r>
          </w:p>
          <w:p w:rsidR="00000000" w:rsidDel="00000000" w:rsidP="00000000" w:rsidRDefault="00000000" w:rsidRPr="00000000" w14:paraId="00000325">
            <w:pPr>
              <w:pBdr>
                <w:top w:space="0" w:sz="0" w:val="nil"/>
                <w:left w:space="0" w:sz="0" w:val="nil"/>
                <w:bottom w:space="0" w:sz="0" w:val="nil"/>
                <w:right w:space="0" w:sz="0" w:val="nil"/>
                <w:between w:space="0" w:sz="0" w:val="nil"/>
              </w:pBdr>
              <w:jc w:val="both"/>
              <w:rPr>
                <w:b w:val="0"/>
                <w:sz w:val="20"/>
                <w:szCs w:val="20"/>
                <w:highlight w:val="white"/>
                <w:vertAlign w:val="baseline"/>
              </w:rPr>
            </w:pPr>
            <w:r w:rsidDel="00000000" w:rsidR="00000000" w:rsidRPr="00000000">
              <w:rPr>
                <w:b w:val="1"/>
                <w:sz w:val="20"/>
                <w:szCs w:val="20"/>
                <w:highlight w:val="white"/>
                <w:vertAlign w:val="baseline"/>
                <w:rtl w:val="0"/>
              </w:rPr>
              <w:t xml:space="preserve">Interpretación:</w:t>
            </w:r>
            <w:r w:rsidDel="00000000" w:rsidR="00000000" w:rsidRPr="00000000">
              <w:rPr>
                <w:rtl w:val="0"/>
              </w:rPr>
            </w:r>
          </w:p>
          <w:p w:rsidR="00000000" w:rsidDel="00000000" w:rsidP="00000000" w:rsidRDefault="00000000" w:rsidRPr="00000000" w14:paraId="00000326">
            <w:pPr>
              <w:pBdr>
                <w:top w:space="0" w:sz="0" w:val="nil"/>
                <w:left w:space="0" w:sz="0" w:val="nil"/>
                <w:bottom w:space="0" w:sz="0" w:val="nil"/>
                <w:right w:space="0" w:sz="0" w:val="nil"/>
                <w:between w:space="0" w:sz="0" w:val="nil"/>
              </w:pBdr>
              <w:jc w:val="both"/>
              <w:rPr>
                <w:b w:val="0"/>
                <w:sz w:val="20"/>
                <w:szCs w:val="20"/>
                <w:highlight w:val="white"/>
                <w:vertAlign w:val="baseline"/>
              </w:rPr>
            </w:pPr>
            <w:r w:rsidDel="00000000" w:rsidR="00000000" w:rsidRPr="00000000">
              <w:rPr>
                <w:rtl w:val="0"/>
              </w:rPr>
            </w:r>
          </w:p>
          <w:p w:rsidR="00000000" w:rsidDel="00000000" w:rsidP="00000000" w:rsidRDefault="00000000" w:rsidRPr="00000000" w14:paraId="00000327">
            <w:pPr>
              <w:pBdr>
                <w:top w:space="0" w:sz="0" w:val="nil"/>
                <w:left w:space="0" w:sz="0" w:val="nil"/>
                <w:bottom w:space="0" w:sz="0" w:val="nil"/>
                <w:right w:space="0" w:sz="0" w:val="nil"/>
                <w:between w:space="0" w:sz="0" w:val="nil"/>
              </w:pBdr>
              <w:jc w:val="both"/>
              <w:rPr>
                <w:sz w:val="20"/>
                <w:szCs w:val="20"/>
                <w:highlight w:val="white"/>
                <w:vertAlign w:val="baseline"/>
              </w:rPr>
            </w:pPr>
            <w:r w:rsidDel="00000000" w:rsidR="00000000" w:rsidRPr="00000000">
              <w:rPr>
                <w:sz w:val="20"/>
                <w:szCs w:val="20"/>
                <w:highlight w:val="white"/>
                <w:vertAlign w:val="baseline"/>
                <w:rtl w:val="0"/>
              </w:rPr>
              <w:t xml:space="preserve">VPN &lt; cero “0” = No es viable (pérdida)</w:t>
            </w:r>
          </w:p>
          <w:p w:rsidR="00000000" w:rsidDel="00000000" w:rsidP="00000000" w:rsidRDefault="00000000" w:rsidRPr="00000000" w14:paraId="00000328">
            <w:pPr>
              <w:pBdr>
                <w:top w:space="0" w:sz="0" w:val="nil"/>
                <w:left w:space="0" w:sz="0" w:val="nil"/>
                <w:bottom w:space="0" w:sz="0" w:val="nil"/>
                <w:right w:space="0" w:sz="0" w:val="nil"/>
                <w:between w:space="0" w:sz="0" w:val="nil"/>
              </w:pBdr>
              <w:jc w:val="both"/>
              <w:rPr>
                <w:sz w:val="20"/>
                <w:szCs w:val="20"/>
                <w:highlight w:val="white"/>
                <w:vertAlign w:val="baseline"/>
              </w:rPr>
            </w:pPr>
            <w:r w:rsidDel="00000000" w:rsidR="00000000" w:rsidRPr="00000000">
              <w:rPr>
                <w:rtl w:val="0"/>
              </w:rPr>
            </w:r>
          </w:p>
          <w:p w:rsidR="00000000" w:rsidDel="00000000" w:rsidP="00000000" w:rsidRDefault="00000000" w:rsidRPr="00000000" w14:paraId="00000329">
            <w:pPr>
              <w:pBdr>
                <w:top w:space="0" w:sz="0" w:val="nil"/>
                <w:left w:space="0" w:sz="0" w:val="nil"/>
                <w:bottom w:space="0" w:sz="0" w:val="nil"/>
                <w:right w:space="0" w:sz="0" w:val="nil"/>
                <w:between w:space="0" w:sz="0" w:val="nil"/>
              </w:pBdr>
              <w:jc w:val="both"/>
              <w:rPr>
                <w:sz w:val="20"/>
                <w:szCs w:val="20"/>
                <w:highlight w:val="white"/>
                <w:vertAlign w:val="baseline"/>
              </w:rPr>
            </w:pPr>
            <w:r w:rsidDel="00000000" w:rsidR="00000000" w:rsidRPr="00000000">
              <w:rPr>
                <w:sz w:val="20"/>
                <w:szCs w:val="20"/>
                <w:highlight w:val="white"/>
                <w:vertAlign w:val="baseline"/>
                <w:rtl w:val="0"/>
              </w:rPr>
              <w:t xml:space="preserve">VPN &gt; cero “0”  = Es viable (Ganancia)</w:t>
            </w:r>
          </w:p>
          <w:p w:rsidR="00000000" w:rsidDel="00000000" w:rsidP="00000000" w:rsidRDefault="00000000" w:rsidRPr="00000000" w14:paraId="0000032A">
            <w:pPr>
              <w:pBdr>
                <w:top w:space="0" w:sz="0" w:val="nil"/>
                <w:left w:space="0" w:sz="0" w:val="nil"/>
                <w:bottom w:space="0" w:sz="0" w:val="nil"/>
                <w:right w:space="0" w:sz="0" w:val="nil"/>
                <w:between w:space="0" w:sz="0" w:val="nil"/>
              </w:pBdr>
              <w:jc w:val="both"/>
              <w:rPr>
                <w:sz w:val="20"/>
                <w:szCs w:val="20"/>
                <w:highlight w:val="white"/>
                <w:vertAlign w:val="baseline"/>
              </w:rPr>
            </w:pPr>
            <w:r w:rsidDel="00000000" w:rsidR="00000000" w:rsidRPr="00000000">
              <w:rPr>
                <w:rtl w:val="0"/>
              </w:rPr>
            </w:r>
          </w:p>
          <w:p w:rsidR="00000000" w:rsidDel="00000000" w:rsidP="00000000" w:rsidRDefault="00000000" w:rsidRPr="00000000" w14:paraId="0000032B">
            <w:pPr>
              <w:pBdr>
                <w:top w:space="0" w:sz="0" w:val="nil"/>
                <w:left w:space="0" w:sz="0" w:val="nil"/>
                <w:bottom w:space="0" w:sz="0" w:val="nil"/>
                <w:right w:space="0" w:sz="0" w:val="nil"/>
                <w:between w:space="0" w:sz="0" w:val="nil"/>
              </w:pBdr>
              <w:jc w:val="both"/>
              <w:rPr>
                <w:sz w:val="20"/>
                <w:szCs w:val="20"/>
                <w:highlight w:val="white"/>
                <w:vertAlign w:val="baseline"/>
              </w:rPr>
            </w:pPr>
            <w:r w:rsidDel="00000000" w:rsidR="00000000" w:rsidRPr="00000000">
              <w:rPr>
                <w:sz w:val="20"/>
                <w:szCs w:val="20"/>
                <w:highlight w:val="white"/>
                <w:vertAlign w:val="baseline"/>
                <w:rtl w:val="0"/>
              </w:rPr>
              <w:t xml:space="preserve">VPN = cero “0”  = Indiferente </w:t>
            </w:r>
          </w:p>
          <w:p w:rsidR="00000000" w:rsidDel="00000000" w:rsidP="00000000" w:rsidRDefault="00000000" w:rsidRPr="00000000" w14:paraId="0000032C">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32D">
            <w:pPr>
              <w:pBdr>
                <w:top w:space="0" w:sz="0" w:val="nil"/>
                <w:left w:space="0" w:sz="0" w:val="nil"/>
                <w:bottom w:space="0" w:sz="0" w:val="nil"/>
                <w:right w:space="0" w:sz="0" w:val="nil"/>
                <w:between w:space="0" w:sz="0" w:val="nil"/>
              </w:pBdr>
              <w:jc w:val="both"/>
              <w:rPr>
                <w:b w:val="0"/>
                <w:sz w:val="20"/>
                <w:szCs w:val="20"/>
                <w:vertAlign w:val="baseline"/>
              </w:rPr>
            </w:pPr>
            <w:r w:rsidDel="00000000" w:rsidR="00000000" w:rsidRPr="00000000">
              <w:rPr>
                <w:b w:val="1"/>
                <w:sz w:val="20"/>
                <w:szCs w:val="20"/>
                <w:vertAlign w:val="baseline"/>
                <w:rtl w:val="0"/>
              </w:rPr>
              <w:t xml:space="preserve">Ejemplo:</w:t>
            </w:r>
            <w:r w:rsidDel="00000000" w:rsidR="00000000" w:rsidRPr="00000000">
              <w:rPr>
                <w:rtl w:val="0"/>
              </w:rPr>
            </w:r>
          </w:p>
          <w:p w:rsidR="00000000" w:rsidDel="00000000" w:rsidP="00000000" w:rsidRDefault="00000000" w:rsidRPr="00000000" w14:paraId="0000032E">
            <w:pPr>
              <w:pBdr>
                <w:top w:space="0" w:sz="0" w:val="nil"/>
                <w:left w:space="0" w:sz="0" w:val="nil"/>
                <w:bottom w:space="0" w:sz="0" w:val="nil"/>
                <w:right w:space="0" w:sz="0" w:val="nil"/>
                <w:between w:space="0" w:sz="0" w:val="nil"/>
              </w:pBdr>
              <w:jc w:val="both"/>
              <w:rPr>
                <w:b w:val="0"/>
                <w:sz w:val="20"/>
                <w:szCs w:val="20"/>
                <w:vertAlign w:val="baseline"/>
              </w:rPr>
            </w:pPr>
            <w:r w:rsidDel="00000000" w:rsidR="00000000" w:rsidRPr="00000000">
              <w:rPr>
                <w:rtl w:val="0"/>
              </w:rPr>
            </w:r>
          </w:p>
          <w:p w:rsidR="00000000" w:rsidDel="00000000" w:rsidP="00000000" w:rsidRDefault="00000000" w:rsidRPr="00000000" w14:paraId="0000032F">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sz w:val="20"/>
                <w:szCs w:val="20"/>
                <w:vertAlign w:val="baseline"/>
                <w:rtl w:val="0"/>
              </w:rPr>
              <w:t xml:space="preserve">Se desea realizar una inversión de $12.000.000, durante 4 años, a una tasa de descuento del 15% anual. Los beneficios (flujos) recibidos por cada año son los siguientes:</w:t>
            </w:r>
          </w:p>
          <w:p w:rsidR="00000000" w:rsidDel="00000000" w:rsidP="00000000" w:rsidRDefault="00000000" w:rsidRPr="00000000" w14:paraId="00000330">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tbl>
            <w:tblPr>
              <w:tblStyle w:val="Table16"/>
              <w:tblW w:w="427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60"/>
              <w:gridCol w:w="2410"/>
              <w:tblGridChange w:id="0">
                <w:tblGrid>
                  <w:gridCol w:w="1860"/>
                  <w:gridCol w:w="2410"/>
                </w:tblGrid>
              </w:tblGridChange>
            </w:tblGrid>
            <w:tr>
              <w:tc>
                <w:tcPr>
                  <w:vAlign w:val="top"/>
                </w:tcPr>
                <w:p w:rsidR="00000000" w:rsidDel="00000000" w:rsidP="00000000" w:rsidRDefault="00000000" w:rsidRPr="00000000" w14:paraId="00000331">
                  <w:pPr>
                    <w:jc w:val="center"/>
                    <w:rPr>
                      <w:b w:val="0"/>
                      <w:sz w:val="20"/>
                      <w:szCs w:val="20"/>
                      <w:vertAlign w:val="baseline"/>
                    </w:rPr>
                  </w:pPr>
                  <w:r w:rsidDel="00000000" w:rsidR="00000000" w:rsidRPr="00000000">
                    <w:rPr>
                      <w:b w:val="1"/>
                      <w:sz w:val="20"/>
                      <w:szCs w:val="20"/>
                      <w:vertAlign w:val="baseline"/>
                      <w:rtl w:val="0"/>
                    </w:rPr>
                    <w:t xml:space="preserve">Inversión</w:t>
                  </w:r>
                  <w:r w:rsidDel="00000000" w:rsidR="00000000" w:rsidRPr="00000000">
                    <w:rPr>
                      <w:rtl w:val="0"/>
                    </w:rPr>
                  </w:r>
                </w:p>
              </w:tc>
              <w:tc>
                <w:tcPr>
                  <w:vAlign w:val="top"/>
                </w:tcPr>
                <w:p w:rsidR="00000000" w:rsidDel="00000000" w:rsidP="00000000" w:rsidRDefault="00000000" w:rsidRPr="00000000" w14:paraId="00000332">
                  <w:pPr>
                    <w:jc w:val="both"/>
                    <w:rPr>
                      <w:sz w:val="20"/>
                      <w:szCs w:val="20"/>
                      <w:vertAlign w:val="baseline"/>
                    </w:rPr>
                  </w:pPr>
                  <w:r w:rsidDel="00000000" w:rsidR="00000000" w:rsidRPr="00000000">
                    <w:rPr>
                      <w:sz w:val="20"/>
                      <w:szCs w:val="20"/>
                      <w:vertAlign w:val="baseline"/>
                      <w:rtl w:val="0"/>
                    </w:rPr>
                    <w:t xml:space="preserve">              $ 12.000.000</w:t>
                  </w:r>
                </w:p>
              </w:tc>
            </w:tr>
            <w:tr>
              <w:tc>
                <w:tcPr>
                  <w:vAlign w:val="top"/>
                </w:tcPr>
                <w:p w:rsidR="00000000" w:rsidDel="00000000" w:rsidP="00000000" w:rsidRDefault="00000000" w:rsidRPr="00000000" w14:paraId="00000333">
                  <w:pPr>
                    <w:jc w:val="both"/>
                    <w:rPr>
                      <w:b w:val="0"/>
                      <w:sz w:val="20"/>
                      <w:szCs w:val="20"/>
                      <w:vertAlign w:val="baseline"/>
                    </w:rPr>
                  </w:pPr>
                  <w:r w:rsidDel="00000000" w:rsidR="00000000" w:rsidRPr="00000000">
                    <w:rPr>
                      <w:b w:val="1"/>
                      <w:sz w:val="20"/>
                      <w:szCs w:val="20"/>
                      <w:vertAlign w:val="baseline"/>
                      <w:rtl w:val="0"/>
                    </w:rPr>
                    <w:t xml:space="preserve">Flujo Año 1</w:t>
                  </w:r>
                  <w:r w:rsidDel="00000000" w:rsidR="00000000" w:rsidRPr="00000000">
                    <w:rPr>
                      <w:rtl w:val="0"/>
                    </w:rPr>
                  </w:r>
                </w:p>
              </w:tc>
              <w:tc>
                <w:tcPr>
                  <w:vAlign w:val="top"/>
                </w:tcPr>
                <w:p w:rsidR="00000000" w:rsidDel="00000000" w:rsidP="00000000" w:rsidRDefault="00000000" w:rsidRPr="00000000" w14:paraId="00000334">
                  <w:pPr>
                    <w:jc w:val="both"/>
                    <w:rPr>
                      <w:sz w:val="20"/>
                      <w:szCs w:val="20"/>
                      <w:vertAlign w:val="baseline"/>
                    </w:rPr>
                  </w:pPr>
                  <w:r w:rsidDel="00000000" w:rsidR="00000000" w:rsidRPr="00000000">
                    <w:rPr>
                      <w:sz w:val="20"/>
                      <w:szCs w:val="20"/>
                      <w:vertAlign w:val="baseline"/>
                      <w:rtl w:val="0"/>
                    </w:rPr>
                    <w:t xml:space="preserve">              $   2.500.000</w:t>
                  </w:r>
                </w:p>
              </w:tc>
            </w:tr>
            <w:tr>
              <w:tc>
                <w:tcPr>
                  <w:vAlign w:val="top"/>
                </w:tcPr>
                <w:p w:rsidR="00000000" w:rsidDel="00000000" w:rsidP="00000000" w:rsidRDefault="00000000" w:rsidRPr="00000000" w14:paraId="00000335">
                  <w:pPr>
                    <w:jc w:val="both"/>
                    <w:rPr>
                      <w:b w:val="0"/>
                      <w:sz w:val="20"/>
                      <w:szCs w:val="20"/>
                      <w:vertAlign w:val="baseline"/>
                    </w:rPr>
                  </w:pPr>
                  <w:r w:rsidDel="00000000" w:rsidR="00000000" w:rsidRPr="00000000">
                    <w:rPr>
                      <w:b w:val="1"/>
                      <w:sz w:val="20"/>
                      <w:szCs w:val="20"/>
                      <w:vertAlign w:val="baseline"/>
                      <w:rtl w:val="0"/>
                    </w:rPr>
                    <w:t xml:space="preserve">Flujo Año 2</w:t>
                  </w:r>
                  <w:r w:rsidDel="00000000" w:rsidR="00000000" w:rsidRPr="00000000">
                    <w:rPr>
                      <w:rtl w:val="0"/>
                    </w:rPr>
                  </w:r>
                </w:p>
              </w:tc>
              <w:tc>
                <w:tcPr>
                  <w:vAlign w:val="top"/>
                </w:tcPr>
                <w:p w:rsidR="00000000" w:rsidDel="00000000" w:rsidP="00000000" w:rsidRDefault="00000000" w:rsidRPr="00000000" w14:paraId="00000336">
                  <w:pPr>
                    <w:jc w:val="both"/>
                    <w:rPr>
                      <w:sz w:val="20"/>
                      <w:szCs w:val="20"/>
                      <w:vertAlign w:val="baseline"/>
                    </w:rPr>
                  </w:pPr>
                  <w:r w:rsidDel="00000000" w:rsidR="00000000" w:rsidRPr="00000000">
                    <w:rPr>
                      <w:sz w:val="20"/>
                      <w:szCs w:val="20"/>
                      <w:vertAlign w:val="baseline"/>
                      <w:rtl w:val="0"/>
                    </w:rPr>
                    <w:t xml:space="preserve">              $   3.600.000</w:t>
                  </w:r>
                </w:p>
              </w:tc>
            </w:tr>
            <w:tr>
              <w:tc>
                <w:tcPr>
                  <w:vAlign w:val="top"/>
                </w:tcPr>
                <w:p w:rsidR="00000000" w:rsidDel="00000000" w:rsidP="00000000" w:rsidRDefault="00000000" w:rsidRPr="00000000" w14:paraId="00000337">
                  <w:pPr>
                    <w:jc w:val="both"/>
                    <w:rPr>
                      <w:b w:val="0"/>
                      <w:sz w:val="20"/>
                      <w:szCs w:val="20"/>
                      <w:vertAlign w:val="baseline"/>
                    </w:rPr>
                  </w:pPr>
                  <w:r w:rsidDel="00000000" w:rsidR="00000000" w:rsidRPr="00000000">
                    <w:rPr>
                      <w:b w:val="1"/>
                      <w:sz w:val="20"/>
                      <w:szCs w:val="20"/>
                      <w:vertAlign w:val="baseline"/>
                      <w:rtl w:val="0"/>
                    </w:rPr>
                    <w:t xml:space="preserve">Flujo Año 3</w:t>
                  </w:r>
                  <w:r w:rsidDel="00000000" w:rsidR="00000000" w:rsidRPr="00000000">
                    <w:rPr>
                      <w:rtl w:val="0"/>
                    </w:rPr>
                  </w:r>
                </w:p>
              </w:tc>
              <w:tc>
                <w:tcPr>
                  <w:vAlign w:val="top"/>
                </w:tcPr>
                <w:p w:rsidR="00000000" w:rsidDel="00000000" w:rsidP="00000000" w:rsidRDefault="00000000" w:rsidRPr="00000000" w14:paraId="00000338">
                  <w:pPr>
                    <w:jc w:val="both"/>
                    <w:rPr>
                      <w:sz w:val="20"/>
                      <w:szCs w:val="20"/>
                      <w:vertAlign w:val="baseline"/>
                    </w:rPr>
                  </w:pPr>
                  <w:r w:rsidDel="00000000" w:rsidR="00000000" w:rsidRPr="00000000">
                    <w:rPr>
                      <w:sz w:val="20"/>
                      <w:szCs w:val="20"/>
                      <w:vertAlign w:val="baseline"/>
                      <w:rtl w:val="0"/>
                    </w:rPr>
                    <w:t xml:space="preserve">              $   4.200.000</w:t>
                  </w:r>
                </w:p>
              </w:tc>
            </w:tr>
            <w:tr>
              <w:tc>
                <w:tcPr>
                  <w:vAlign w:val="top"/>
                </w:tcPr>
                <w:p w:rsidR="00000000" w:rsidDel="00000000" w:rsidP="00000000" w:rsidRDefault="00000000" w:rsidRPr="00000000" w14:paraId="00000339">
                  <w:pPr>
                    <w:jc w:val="both"/>
                    <w:rPr>
                      <w:b w:val="0"/>
                      <w:sz w:val="20"/>
                      <w:szCs w:val="20"/>
                      <w:vertAlign w:val="baseline"/>
                    </w:rPr>
                  </w:pPr>
                  <w:r w:rsidDel="00000000" w:rsidR="00000000" w:rsidRPr="00000000">
                    <w:rPr>
                      <w:b w:val="1"/>
                      <w:sz w:val="20"/>
                      <w:szCs w:val="20"/>
                      <w:vertAlign w:val="baseline"/>
                      <w:rtl w:val="0"/>
                    </w:rPr>
                    <w:t xml:space="preserve">Flujo Año 4</w:t>
                  </w:r>
                  <w:r w:rsidDel="00000000" w:rsidR="00000000" w:rsidRPr="00000000">
                    <w:rPr>
                      <w:rtl w:val="0"/>
                    </w:rPr>
                  </w:r>
                </w:p>
              </w:tc>
              <w:tc>
                <w:tcPr>
                  <w:vAlign w:val="top"/>
                </w:tcPr>
                <w:p w:rsidR="00000000" w:rsidDel="00000000" w:rsidP="00000000" w:rsidRDefault="00000000" w:rsidRPr="00000000" w14:paraId="0000033A">
                  <w:pPr>
                    <w:jc w:val="both"/>
                    <w:rPr>
                      <w:sz w:val="20"/>
                      <w:szCs w:val="20"/>
                      <w:vertAlign w:val="baseline"/>
                    </w:rPr>
                  </w:pPr>
                  <w:r w:rsidDel="00000000" w:rsidR="00000000" w:rsidRPr="00000000">
                    <w:rPr>
                      <w:sz w:val="20"/>
                      <w:szCs w:val="20"/>
                      <w:vertAlign w:val="baseline"/>
                      <w:rtl w:val="0"/>
                    </w:rPr>
                    <w:t xml:space="preserve">              $   5.000.000</w:t>
                  </w:r>
                </w:p>
              </w:tc>
            </w:tr>
          </w:tbl>
          <w:p w:rsidR="00000000" w:rsidDel="00000000" w:rsidP="00000000" w:rsidRDefault="00000000" w:rsidRPr="00000000" w14:paraId="0000033B">
            <w:pPr>
              <w:shd w:fill="ffffff" w:val="clear"/>
              <w:spacing w:before="280" w:lineRule="auto"/>
              <w:jc w:val="center"/>
              <w:rPr>
                <w:sz w:val="20"/>
                <w:szCs w:val="20"/>
                <w:vertAlign w:val="baseline"/>
              </w:rPr>
            </w:pPr>
            <w:r w:rsidDel="00000000" w:rsidR="00000000" w:rsidRPr="00000000">
              <w:rPr>
                <w:sz w:val="20"/>
                <w:szCs w:val="20"/>
                <w:vertAlign w:val="baseline"/>
                <w:rtl w:val="0"/>
              </w:rPr>
              <w:t xml:space="preserve">Fuente: elaboración propia</w:t>
            </w:r>
          </w:p>
          <w:p w:rsidR="00000000" w:rsidDel="00000000" w:rsidP="00000000" w:rsidRDefault="00000000" w:rsidRPr="00000000" w14:paraId="0000033C">
            <w:pPr>
              <w:pBdr>
                <w:top w:space="0" w:sz="0" w:val="nil"/>
                <w:left w:space="0" w:sz="0" w:val="nil"/>
                <w:bottom w:space="0" w:sz="0" w:val="nil"/>
                <w:right w:space="0" w:sz="0" w:val="nil"/>
                <w:between w:space="0" w:sz="0" w:val="nil"/>
              </w:pBdr>
              <w:jc w:val="both"/>
              <w:rPr>
                <w:b w:val="0"/>
                <w:sz w:val="20"/>
                <w:szCs w:val="20"/>
                <w:vertAlign w:val="baseline"/>
              </w:rPr>
            </w:pPr>
            <w:r w:rsidDel="00000000" w:rsidR="00000000" w:rsidRPr="00000000">
              <w:rPr>
                <w:rtl w:val="0"/>
              </w:rPr>
            </w:r>
          </w:p>
          <w:p w:rsidR="00000000" w:rsidDel="00000000" w:rsidP="00000000" w:rsidRDefault="00000000" w:rsidRPr="00000000" w14:paraId="0000033D">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b w:val="1"/>
                <w:sz w:val="20"/>
                <w:szCs w:val="20"/>
                <w:vertAlign w:val="baseline"/>
                <w:rtl w:val="0"/>
              </w:rPr>
              <w:t xml:space="preserve">NOTA: </w:t>
            </w:r>
            <w:r w:rsidDel="00000000" w:rsidR="00000000" w:rsidRPr="00000000">
              <w:rPr>
                <w:sz w:val="20"/>
                <w:szCs w:val="20"/>
                <w:vertAlign w:val="baseline"/>
                <w:rtl w:val="0"/>
              </w:rPr>
              <w:t xml:space="preserve">Determinar la viabilidad del proyecto, aplicando la fórmula de VPN o VNA.</w:t>
            </w:r>
          </w:p>
          <w:p w:rsidR="00000000" w:rsidDel="00000000" w:rsidP="00000000" w:rsidRDefault="00000000" w:rsidRPr="00000000" w14:paraId="0000033E">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33F">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sz w:val="20"/>
                <w:szCs w:val="20"/>
                <w:highlight w:val="white"/>
                <w:vertAlign w:val="baseline"/>
                <w:rtl w:val="0"/>
              </w:rPr>
              <w:t xml:space="preserve">VPN= -12.000.000 + 2.500.000 + 3.600.000 + 4.200.000 +   5.000.000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2336800</wp:posOffset>
                      </wp:positionH>
                      <wp:positionV relativeFrom="paragraph">
                        <wp:posOffset>101600</wp:posOffset>
                      </wp:positionV>
                      <wp:extent cx="552450" cy="12700"/>
                      <wp:effectExtent b="0" l="0" r="0" t="0"/>
                      <wp:wrapNone/>
                      <wp:docPr id="1061" name=""/>
                      <a:graphic>
                        <a:graphicData uri="http://schemas.microsoft.com/office/word/2010/wordprocessingShape">
                          <wps:wsp>
                            <wps:cNvCnPr/>
                            <wps:spPr>
                              <a:xfrm>
                                <a:off x="5069775" y="3779683"/>
                                <a:ext cx="552450" cy="635"/>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2336800</wp:posOffset>
                      </wp:positionH>
                      <wp:positionV relativeFrom="paragraph">
                        <wp:posOffset>101600</wp:posOffset>
                      </wp:positionV>
                      <wp:extent cx="552450" cy="12700"/>
                      <wp:effectExtent b="0" l="0" r="0" t="0"/>
                      <wp:wrapNone/>
                      <wp:docPr id="1061" name="image10.png"/>
                      <a:graphic>
                        <a:graphicData uri="http://schemas.openxmlformats.org/drawingml/2006/picture">
                          <pic:pic>
                            <pic:nvPicPr>
                              <pic:cNvPr id="0" name="image10.png"/>
                              <pic:cNvPicPr preferRelativeResize="0"/>
                            </pic:nvPicPr>
                            <pic:blipFill>
                              <a:blip r:embed="rId36"/>
                              <a:srcRect/>
                              <a:stretch>
                                <a:fillRect/>
                              </a:stretch>
                            </pic:blipFill>
                            <pic:spPr>
                              <a:xfrm>
                                <a:off x="0" y="0"/>
                                <a:ext cx="55245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3022600</wp:posOffset>
                      </wp:positionH>
                      <wp:positionV relativeFrom="paragraph">
                        <wp:posOffset>101600</wp:posOffset>
                      </wp:positionV>
                      <wp:extent cx="485775" cy="12700"/>
                      <wp:effectExtent b="0" l="0" r="0" t="0"/>
                      <wp:wrapNone/>
                      <wp:docPr id="1062" name=""/>
                      <a:graphic>
                        <a:graphicData uri="http://schemas.microsoft.com/office/word/2010/wordprocessingShape">
                          <wps:wsp>
                            <wps:cNvCnPr/>
                            <wps:spPr>
                              <a:xfrm>
                                <a:off x="5103113" y="3779683"/>
                                <a:ext cx="485775" cy="635"/>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3022600</wp:posOffset>
                      </wp:positionH>
                      <wp:positionV relativeFrom="paragraph">
                        <wp:posOffset>101600</wp:posOffset>
                      </wp:positionV>
                      <wp:extent cx="485775" cy="12700"/>
                      <wp:effectExtent b="0" l="0" r="0" t="0"/>
                      <wp:wrapNone/>
                      <wp:docPr id="1062" name="image11.png"/>
                      <a:graphic>
                        <a:graphicData uri="http://schemas.openxmlformats.org/drawingml/2006/picture">
                          <pic:pic>
                            <pic:nvPicPr>
                              <pic:cNvPr id="0" name="image11.png"/>
                              <pic:cNvPicPr preferRelativeResize="0"/>
                            </pic:nvPicPr>
                            <pic:blipFill>
                              <a:blip r:embed="rId37"/>
                              <a:srcRect/>
                              <a:stretch>
                                <a:fillRect/>
                              </a:stretch>
                            </pic:blipFill>
                            <pic:spPr>
                              <a:xfrm>
                                <a:off x="0" y="0"/>
                                <a:ext cx="48577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1612900</wp:posOffset>
                      </wp:positionH>
                      <wp:positionV relativeFrom="paragraph">
                        <wp:posOffset>101600</wp:posOffset>
                      </wp:positionV>
                      <wp:extent cx="561975" cy="12700"/>
                      <wp:effectExtent b="0" l="0" r="0" t="0"/>
                      <wp:wrapNone/>
                      <wp:docPr id="1063" name=""/>
                      <a:graphic>
                        <a:graphicData uri="http://schemas.microsoft.com/office/word/2010/wordprocessingShape">
                          <wps:wsp>
                            <wps:cNvCnPr/>
                            <wps:spPr>
                              <a:xfrm>
                                <a:off x="5065013" y="3780000"/>
                                <a:ext cx="56197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1612900</wp:posOffset>
                      </wp:positionH>
                      <wp:positionV relativeFrom="paragraph">
                        <wp:posOffset>101600</wp:posOffset>
                      </wp:positionV>
                      <wp:extent cx="561975" cy="12700"/>
                      <wp:effectExtent b="0" l="0" r="0" t="0"/>
                      <wp:wrapNone/>
                      <wp:docPr id="1063" name="image12.png"/>
                      <a:graphic>
                        <a:graphicData uri="http://schemas.openxmlformats.org/drawingml/2006/picture">
                          <pic:pic>
                            <pic:nvPicPr>
                              <pic:cNvPr id="0" name="image12.png"/>
                              <pic:cNvPicPr preferRelativeResize="0"/>
                            </pic:nvPicPr>
                            <pic:blipFill>
                              <a:blip r:embed="rId38"/>
                              <a:srcRect/>
                              <a:stretch>
                                <a:fillRect/>
                              </a:stretch>
                            </pic:blipFill>
                            <pic:spPr>
                              <a:xfrm>
                                <a:off x="0" y="0"/>
                                <a:ext cx="56197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977900</wp:posOffset>
                      </wp:positionH>
                      <wp:positionV relativeFrom="paragraph">
                        <wp:posOffset>101600</wp:posOffset>
                      </wp:positionV>
                      <wp:extent cx="561975" cy="12700"/>
                      <wp:effectExtent b="0" l="0" r="0" t="0"/>
                      <wp:wrapNone/>
                      <wp:docPr id="1064" name=""/>
                      <a:graphic>
                        <a:graphicData uri="http://schemas.microsoft.com/office/word/2010/wordprocessingShape">
                          <wps:wsp>
                            <wps:cNvCnPr/>
                            <wps:spPr>
                              <a:xfrm>
                                <a:off x="5065013" y="3780000"/>
                                <a:ext cx="56197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977900</wp:posOffset>
                      </wp:positionH>
                      <wp:positionV relativeFrom="paragraph">
                        <wp:posOffset>101600</wp:posOffset>
                      </wp:positionV>
                      <wp:extent cx="561975" cy="12700"/>
                      <wp:effectExtent b="0" l="0" r="0" t="0"/>
                      <wp:wrapNone/>
                      <wp:docPr id="1064" name="image13.png"/>
                      <a:graphic>
                        <a:graphicData uri="http://schemas.openxmlformats.org/drawingml/2006/picture">
                          <pic:pic>
                            <pic:nvPicPr>
                              <pic:cNvPr id="0" name="image13.png"/>
                              <pic:cNvPicPr preferRelativeResize="0"/>
                            </pic:nvPicPr>
                            <pic:blipFill>
                              <a:blip r:embed="rId39"/>
                              <a:srcRect/>
                              <a:stretch>
                                <a:fillRect/>
                              </a:stretch>
                            </pic:blipFill>
                            <pic:spPr>
                              <a:xfrm>
                                <a:off x="0" y="0"/>
                                <a:ext cx="561975" cy="12700"/>
                              </a:xfrm>
                              <a:prstGeom prst="rect"/>
                              <a:ln/>
                            </pic:spPr>
                          </pic:pic>
                        </a:graphicData>
                      </a:graphic>
                    </wp:anchor>
                  </w:drawing>
                </mc:Fallback>
              </mc:AlternateContent>
            </w:r>
          </w:p>
          <w:p w:rsidR="00000000" w:rsidDel="00000000" w:rsidP="00000000" w:rsidRDefault="00000000" w:rsidRPr="00000000" w14:paraId="00000340">
            <w:pPr>
              <w:pBdr>
                <w:top w:space="0" w:sz="0" w:val="nil"/>
                <w:left w:space="0" w:sz="0" w:val="nil"/>
                <w:bottom w:space="0" w:sz="0" w:val="nil"/>
                <w:right w:space="0" w:sz="0" w:val="nil"/>
                <w:between w:space="0" w:sz="0" w:val="nil"/>
              </w:pBdr>
              <w:rPr>
                <w:sz w:val="20"/>
                <w:szCs w:val="20"/>
                <w:highlight w:val="white"/>
                <w:vertAlign w:val="baseline"/>
              </w:rPr>
            </w:pPr>
            <w:r w:rsidDel="00000000" w:rsidR="00000000" w:rsidRPr="00000000">
              <w:rPr>
                <w:sz w:val="20"/>
                <w:szCs w:val="20"/>
                <w:highlight w:val="white"/>
                <w:vertAlign w:val="baseline"/>
                <w:rtl w:val="0"/>
              </w:rPr>
              <w:t xml:space="preserve">                                  (1+0,15)</w:t>
            </w:r>
            <w:r w:rsidDel="00000000" w:rsidR="00000000" w:rsidRPr="00000000">
              <w:rPr>
                <w:sz w:val="20"/>
                <w:szCs w:val="20"/>
                <w:highlight w:val="white"/>
                <w:vertAlign w:val="superscript"/>
                <w:rtl w:val="0"/>
              </w:rPr>
              <w:t xml:space="preserve">1</w:t>
            </w:r>
            <w:r w:rsidDel="00000000" w:rsidR="00000000" w:rsidRPr="00000000">
              <w:rPr>
                <w:sz w:val="20"/>
                <w:szCs w:val="20"/>
                <w:highlight w:val="white"/>
                <w:vertAlign w:val="baseline"/>
                <w:rtl w:val="0"/>
              </w:rPr>
              <w:t xml:space="preserve">    (1+0,15)</w:t>
            </w:r>
            <w:r w:rsidDel="00000000" w:rsidR="00000000" w:rsidRPr="00000000">
              <w:rPr>
                <w:sz w:val="20"/>
                <w:szCs w:val="20"/>
                <w:highlight w:val="white"/>
                <w:vertAlign w:val="superscript"/>
                <w:rtl w:val="0"/>
              </w:rPr>
              <w:t xml:space="preserve">2</w:t>
            </w:r>
            <w:r w:rsidDel="00000000" w:rsidR="00000000" w:rsidRPr="00000000">
              <w:rPr>
                <w:sz w:val="20"/>
                <w:szCs w:val="20"/>
                <w:highlight w:val="white"/>
                <w:vertAlign w:val="baseline"/>
                <w:rtl w:val="0"/>
              </w:rPr>
              <w:t xml:space="preserve">         (1+0,15)</w:t>
            </w:r>
            <w:r w:rsidDel="00000000" w:rsidR="00000000" w:rsidRPr="00000000">
              <w:rPr>
                <w:sz w:val="20"/>
                <w:szCs w:val="20"/>
                <w:highlight w:val="white"/>
                <w:vertAlign w:val="superscript"/>
                <w:rtl w:val="0"/>
              </w:rPr>
              <w:t xml:space="preserve">3</w:t>
            </w:r>
            <w:r w:rsidDel="00000000" w:rsidR="00000000" w:rsidRPr="00000000">
              <w:rPr>
                <w:sz w:val="20"/>
                <w:szCs w:val="20"/>
                <w:highlight w:val="white"/>
                <w:vertAlign w:val="baseline"/>
                <w:rtl w:val="0"/>
              </w:rPr>
              <w:t xml:space="preserve">     (1+0,15)</w:t>
            </w:r>
            <w:r w:rsidDel="00000000" w:rsidR="00000000" w:rsidRPr="00000000">
              <w:rPr>
                <w:sz w:val="20"/>
                <w:szCs w:val="20"/>
                <w:highlight w:val="white"/>
                <w:vertAlign w:val="superscript"/>
                <w:rtl w:val="0"/>
              </w:rPr>
              <w:t xml:space="preserve">4</w:t>
            </w:r>
            <w:r w:rsidDel="00000000" w:rsidR="00000000" w:rsidRPr="00000000">
              <w:rPr>
                <w:sz w:val="20"/>
                <w:szCs w:val="20"/>
                <w:highlight w:val="white"/>
                <w:vertAlign w:val="baseline"/>
                <w:rtl w:val="0"/>
              </w:rPr>
              <w:t xml:space="preserve">     </w:t>
            </w:r>
          </w:p>
          <w:p w:rsidR="00000000" w:rsidDel="00000000" w:rsidP="00000000" w:rsidRDefault="00000000" w:rsidRPr="00000000" w14:paraId="00000341">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342">
            <w:pPr>
              <w:pBdr>
                <w:top w:space="0" w:sz="0" w:val="nil"/>
                <w:left w:space="0" w:sz="0" w:val="nil"/>
                <w:bottom w:space="0" w:sz="0" w:val="nil"/>
                <w:right w:space="0" w:sz="0" w:val="nil"/>
                <w:between w:space="0" w:sz="0" w:val="nil"/>
              </w:pBdr>
              <w:jc w:val="both"/>
              <w:rPr>
                <w:sz w:val="20"/>
                <w:szCs w:val="20"/>
                <w:highlight w:val="white"/>
                <w:vertAlign w:val="baseline"/>
              </w:rPr>
            </w:pPr>
            <w:r w:rsidDel="00000000" w:rsidR="00000000" w:rsidRPr="00000000">
              <w:rPr>
                <w:sz w:val="20"/>
                <w:szCs w:val="20"/>
                <w:highlight w:val="white"/>
                <w:vertAlign w:val="baseline"/>
                <w:rtl w:val="0"/>
              </w:rPr>
              <w:t xml:space="preserve">VPN= -$ 1.483.635,35</w:t>
            </w:r>
          </w:p>
          <w:p w:rsidR="00000000" w:rsidDel="00000000" w:rsidP="00000000" w:rsidRDefault="00000000" w:rsidRPr="00000000" w14:paraId="00000343">
            <w:pPr>
              <w:pBdr>
                <w:top w:space="0" w:sz="0" w:val="nil"/>
                <w:left w:space="0" w:sz="0" w:val="nil"/>
                <w:bottom w:space="0" w:sz="0" w:val="nil"/>
                <w:right w:space="0" w:sz="0" w:val="nil"/>
                <w:between w:space="0" w:sz="0" w:val="nil"/>
              </w:pBdr>
              <w:jc w:val="both"/>
              <w:rPr>
                <w:sz w:val="20"/>
                <w:szCs w:val="20"/>
                <w:highlight w:val="white"/>
                <w:vertAlign w:val="baseline"/>
              </w:rPr>
            </w:pPr>
            <w:r w:rsidDel="00000000" w:rsidR="00000000" w:rsidRPr="00000000">
              <w:rPr>
                <w:rtl w:val="0"/>
              </w:rPr>
            </w:r>
          </w:p>
          <w:p w:rsidR="00000000" w:rsidDel="00000000" w:rsidP="00000000" w:rsidRDefault="00000000" w:rsidRPr="00000000" w14:paraId="00000344">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sz w:val="20"/>
                <w:szCs w:val="20"/>
                <w:highlight w:val="white"/>
                <w:vertAlign w:val="baseline"/>
                <w:rtl w:val="0"/>
              </w:rPr>
              <w:t xml:space="preserve">De acuerdo con la información suministrada, se observa que el proyecto no es viable, teniendo en cuenta que se genera una </w:t>
            </w:r>
            <w:r w:rsidDel="00000000" w:rsidR="00000000" w:rsidRPr="00000000">
              <w:rPr>
                <w:sz w:val="20"/>
                <w:szCs w:val="20"/>
                <w:highlight w:val="magenta"/>
                <w:vertAlign w:val="baseline"/>
                <w:rtl w:val="0"/>
              </w:rPr>
              <w:t xml:space="preserve">perdida</w:t>
            </w:r>
            <w:r w:rsidDel="00000000" w:rsidR="00000000" w:rsidRPr="00000000">
              <w:rPr>
                <w:sz w:val="20"/>
                <w:szCs w:val="20"/>
                <w:highlight w:val="white"/>
                <w:vertAlign w:val="baseline"/>
                <w:rtl w:val="0"/>
              </w:rPr>
              <w:t xml:space="preserve">, sin recuperar el dinero invertido.</w:t>
            </w:r>
            <w:r w:rsidDel="00000000" w:rsidR="00000000" w:rsidRPr="00000000">
              <w:rPr>
                <w:rtl w:val="0"/>
              </w:rPr>
            </w:r>
          </w:p>
          <w:p w:rsidR="00000000" w:rsidDel="00000000" w:rsidP="00000000" w:rsidRDefault="00000000" w:rsidRPr="00000000" w14:paraId="00000345">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346">
            <w:pPr>
              <w:shd w:fill="ffffff" w:val="clear"/>
              <w:spacing w:after="300" w:lineRule="auto"/>
              <w:jc w:val="both"/>
              <w:rPr>
                <w:sz w:val="20"/>
                <w:szCs w:val="20"/>
                <w:vertAlign w:val="baseline"/>
              </w:rPr>
            </w:pPr>
            <w:r w:rsidDel="00000000" w:rsidR="00000000" w:rsidRPr="00000000">
              <w:rPr>
                <w:sz w:val="20"/>
                <w:szCs w:val="20"/>
                <w:vertAlign w:val="baseline"/>
                <w:rtl w:val="0"/>
              </w:rPr>
              <w:t xml:space="preserve">Así mismo se puede obtener el valor presente neto, utilizando la fórmula financiera de Excel llamada VNA, la cual se presenta a continuación:</w:t>
            </w:r>
          </w:p>
          <w:p w:rsidR="00000000" w:rsidDel="00000000" w:rsidP="00000000" w:rsidRDefault="00000000" w:rsidRPr="00000000" w14:paraId="00000347">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sz w:val="20"/>
                <w:szCs w:val="20"/>
                <w:vertAlign w:val="baseline"/>
              </w:rPr>
              <w:drawing>
                <wp:inline distB="0" distT="0" distL="114300" distR="114300">
                  <wp:extent cx="3722370" cy="2202815"/>
                  <wp:effectExtent b="0" l="0" r="0" t="0"/>
                  <wp:docPr id="1106" name="image42.png"/>
                  <a:graphic>
                    <a:graphicData uri="http://schemas.openxmlformats.org/drawingml/2006/picture">
                      <pic:pic>
                        <pic:nvPicPr>
                          <pic:cNvPr id="0" name="image42.png"/>
                          <pic:cNvPicPr preferRelativeResize="0"/>
                        </pic:nvPicPr>
                        <pic:blipFill>
                          <a:blip r:embed="rId40"/>
                          <a:srcRect b="0" l="0" r="0" t="0"/>
                          <a:stretch>
                            <a:fillRect/>
                          </a:stretch>
                        </pic:blipFill>
                        <pic:spPr>
                          <a:xfrm>
                            <a:off x="0" y="0"/>
                            <a:ext cx="3722370" cy="2202815"/>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349">
            <w:pPr>
              <w:shd w:fill="ffffff" w:val="clear"/>
              <w:spacing w:after="300" w:lineRule="auto"/>
              <w:rPr>
                <w:sz w:val="20"/>
                <w:szCs w:val="20"/>
                <w:vertAlign w:val="baseline"/>
              </w:rPr>
            </w:pPr>
            <w:r w:rsidDel="00000000" w:rsidR="00000000" w:rsidRPr="00000000">
              <w:rPr>
                <w:b w:val="1"/>
                <w:sz w:val="20"/>
                <w:szCs w:val="20"/>
                <w:vertAlign w:val="baseline"/>
                <w:rtl w:val="0"/>
              </w:rPr>
              <w:t xml:space="preserve">VNA(tasa;valor1;valor2;…)</w:t>
            </w:r>
            <w:r w:rsidDel="00000000" w:rsidR="00000000" w:rsidRPr="00000000">
              <w:rPr>
                <w:sz w:val="20"/>
                <w:szCs w:val="20"/>
                <w:vertAlign w:val="baseline"/>
                <w:rtl w:val="0"/>
              </w:rPr>
              <w:t xml:space="preserve">, teniendo en cuenta que:</w:t>
            </w:r>
          </w:p>
          <w:p w:rsidR="00000000" w:rsidDel="00000000" w:rsidP="00000000" w:rsidRDefault="00000000" w:rsidRPr="00000000" w14:paraId="0000034A">
            <w:pPr>
              <w:numPr>
                <w:ilvl w:val="0"/>
                <w:numId w:val="3"/>
              </w:numPr>
              <w:shd w:fill="ffffff" w:val="clear"/>
              <w:ind w:left="720" w:hanging="360"/>
              <w:rPr>
                <w:sz w:val="20"/>
                <w:szCs w:val="20"/>
                <w:vertAlign w:val="baseline"/>
              </w:rPr>
            </w:pPr>
            <w:r w:rsidDel="00000000" w:rsidR="00000000" w:rsidRPr="00000000">
              <w:rPr>
                <w:sz w:val="20"/>
                <w:szCs w:val="20"/>
                <w:vertAlign w:val="baseline"/>
                <w:rtl w:val="0"/>
              </w:rPr>
              <w:t xml:space="preserve">Tasa: es la tasa de descuento.</w:t>
            </w:r>
          </w:p>
          <w:p w:rsidR="00000000" w:rsidDel="00000000" w:rsidP="00000000" w:rsidRDefault="00000000" w:rsidRPr="00000000" w14:paraId="0000034B">
            <w:pPr>
              <w:numPr>
                <w:ilvl w:val="0"/>
                <w:numId w:val="3"/>
              </w:numPr>
              <w:shd w:fill="ffffff" w:val="clear"/>
              <w:ind w:left="720" w:hanging="360"/>
              <w:rPr>
                <w:sz w:val="20"/>
                <w:szCs w:val="20"/>
                <w:vertAlign w:val="baseline"/>
              </w:rPr>
            </w:pPr>
            <w:r w:rsidDel="00000000" w:rsidR="00000000" w:rsidRPr="00000000">
              <w:rPr>
                <w:sz w:val="20"/>
                <w:szCs w:val="20"/>
                <w:vertAlign w:val="baseline"/>
                <w:rtl w:val="0"/>
              </w:rPr>
              <w:t xml:space="preserve">Valor1: corresponde a los pagos e ingresos, los cuales se presentan entre 1 y 254.</w:t>
            </w:r>
          </w:p>
          <w:p w:rsidR="00000000" w:rsidDel="00000000" w:rsidP="00000000" w:rsidRDefault="00000000" w:rsidRPr="00000000" w14:paraId="0000034C">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b w:val="1"/>
                <w:color w:val="000000"/>
                <w:sz w:val="20"/>
                <w:szCs w:val="20"/>
                <w:vertAlign w:val="baseline"/>
                <w:rtl w:val="0"/>
              </w:rPr>
              <w:t xml:space="preserve">                                                                                                                            </w:t>
            </w:r>
            <w:r w:rsidDel="00000000" w:rsidR="00000000" w:rsidRPr="00000000">
              <w:rPr>
                <w:b w:val="1"/>
                <w:color w:val="000000"/>
                <w:sz w:val="20"/>
                <w:szCs w:val="20"/>
                <w:highlight w:val="yellow"/>
                <w:vertAlign w:val="baseline"/>
                <w:rtl w:val="0"/>
              </w:rPr>
              <w:t xml:space="preserve">(P27</w:t>
            </w:r>
            <w:r w:rsidDel="00000000" w:rsidR="00000000" w:rsidRPr="00000000">
              <w:rPr>
                <w:b w:val="1"/>
                <w:color w:val="000000"/>
                <w:sz w:val="20"/>
                <w:szCs w:val="20"/>
                <w:vertAlign w:val="baseline"/>
                <w:rtl w:val="0"/>
              </w:rPr>
              <w:t xml:space="preserve">) </w:t>
            </w:r>
            <w:r w:rsidDel="00000000" w:rsidR="00000000" w:rsidRPr="00000000">
              <w:rPr>
                <w:b w:val="1"/>
                <w:color w:val="000000"/>
                <w:sz w:val="20"/>
                <w:szCs w:val="20"/>
                <w:vertAlign w:val="baseline"/>
                <w:rtl w:val="0"/>
              </w:rPr>
              <w:t xml:space="preserve">11.5.2 Tasa Interna de Retorno (TIR)</w:t>
            </w:r>
            <w:r w:rsidDel="00000000" w:rsidR="00000000" w:rsidRPr="00000000">
              <w:rPr>
                <w:rtl w:val="0"/>
              </w:rPr>
            </w:r>
          </w:p>
          <w:p w:rsidR="00000000" w:rsidDel="00000000" w:rsidP="00000000" w:rsidRDefault="00000000" w:rsidRPr="00000000" w14:paraId="0000034D">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rtl w:val="0"/>
              </w:rPr>
            </w:r>
          </w:p>
          <w:p w:rsidR="00000000" w:rsidDel="00000000" w:rsidP="00000000" w:rsidRDefault="00000000" w:rsidRPr="00000000" w14:paraId="0000034E">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La tasa interna de retorno TIR, es un indicador de rentabilidad que se utiliza en su mayoría para evaluar proyectos de inversión. Su cálculo se basa en los flujos de caja esperados del proyecto en determinados tiempos.</w:t>
            </w:r>
          </w:p>
          <w:p w:rsidR="00000000" w:rsidDel="00000000" w:rsidP="00000000" w:rsidRDefault="00000000" w:rsidRPr="00000000" w14:paraId="0000034F">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350">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Podemos definir, entonces, la TIR como aquella que es la máxima tasa de interés a la que un inversionista estaría dispuesto a pedir prestado dinero para financiar la totalidad del proyecto, pagando con los beneficios (flujos de efectivo) la totalidad del capital y de sus intereses, sin perder un solo centavo (Meza, 2017).</w:t>
            </w:r>
            <w:r w:rsidDel="00000000" w:rsidR="00000000" w:rsidRPr="00000000">
              <w:rPr>
                <w:rtl w:val="0"/>
              </w:rPr>
            </w:r>
          </w:p>
          <w:p w:rsidR="00000000" w:rsidDel="00000000" w:rsidP="00000000" w:rsidRDefault="00000000" w:rsidRPr="00000000" w14:paraId="00000351">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352">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La fórmula aplicable en este caso es:</w:t>
            </w:r>
          </w:p>
          <w:p w:rsidR="00000000" w:rsidDel="00000000" w:rsidP="00000000" w:rsidRDefault="00000000" w:rsidRPr="00000000" w14:paraId="00000353">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354">
            <w:pPr>
              <w:pBdr>
                <w:top w:space="0" w:sz="0" w:val="nil"/>
                <w:left w:space="0" w:sz="0" w:val="nil"/>
                <w:bottom w:space="0" w:sz="0" w:val="nil"/>
                <w:right w:space="0" w:sz="0" w:val="nil"/>
                <w:between w:space="0" w:sz="0" w:val="nil"/>
              </w:pBdr>
              <w:rPr>
                <w:sz w:val="20"/>
                <w:szCs w:val="20"/>
                <w:highlight w:val="white"/>
                <w:vertAlign w:val="baseline"/>
              </w:rPr>
            </w:pPr>
            <w:r w:rsidDel="00000000" w:rsidR="00000000" w:rsidRPr="00000000">
              <w:rPr>
                <w:color w:val="000000"/>
                <w:sz w:val="20"/>
                <w:szCs w:val="20"/>
                <w:vertAlign w:val="baseline"/>
                <w:rtl w:val="0"/>
              </w:rPr>
              <w:t xml:space="preserve">      </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393700</wp:posOffset>
                      </wp:positionH>
                      <wp:positionV relativeFrom="paragraph">
                        <wp:posOffset>12700</wp:posOffset>
                      </wp:positionV>
                      <wp:extent cx="3019425" cy="704850"/>
                      <wp:effectExtent b="0" l="0" r="0" t="0"/>
                      <wp:wrapSquare wrapText="bothSides" distB="0" distT="0" distL="0" distR="0"/>
                      <wp:docPr id="1075" name=""/>
                      <a:graphic>
                        <a:graphicData uri="http://schemas.microsoft.com/office/word/2010/wordprocessingShape">
                          <wps:wsp>
                            <wps:cNvSpPr/>
                            <wps:cNvPr id="16" name="Shape 16"/>
                            <wps:spPr>
                              <a:xfrm>
                                <a:off x="3841050" y="3432338"/>
                                <a:ext cx="3009900" cy="695325"/>
                              </a:xfrm>
                              <a:prstGeom prst="roundRect">
                                <a:avLst>
                                  <a:gd fmla="val 16667" name="adj"/>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393700</wp:posOffset>
                      </wp:positionH>
                      <wp:positionV relativeFrom="paragraph">
                        <wp:posOffset>12700</wp:posOffset>
                      </wp:positionV>
                      <wp:extent cx="3019425" cy="704850"/>
                      <wp:effectExtent b="0" l="0" r="0" t="0"/>
                      <wp:wrapSquare wrapText="bothSides" distB="0" distT="0" distL="0" distR="0"/>
                      <wp:docPr id="1075" name="image32.png"/>
                      <a:graphic>
                        <a:graphicData uri="http://schemas.openxmlformats.org/drawingml/2006/picture">
                          <pic:pic>
                            <pic:nvPicPr>
                              <pic:cNvPr id="0" name="image32.png"/>
                              <pic:cNvPicPr preferRelativeResize="0"/>
                            </pic:nvPicPr>
                            <pic:blipFill>
                              <a:blip r:embed="rId41"/>
                              <a:srcRect/>
                              <a:stretch>
                                <a:fillRect/>
                              </a:stretch>
                            </pic:blipFill>
                            <pic:spPr>
                              <a:xfrm>
                                <a:off x="0" y="0"/>
                                <a:ext cx="3019425" cy="704850"/>
                              </a:xfrm>
                              <a:prstGeom prst="rect"/>
                              <a:ln/>
                            </pic:spPr>
                          </pic:pic>
                        </a:graphicData>
                      </a:graphic>
                    </wp:anchor>
                  </w:drawing>
                </mc:Fallback>
              </mc:AlternateContent>
            </w:r>
          </w:p>
          <w:p w:rsidR="00000000" w:rsidDel="00000000" w:rsidP="00000000" w:rsidRDefault="00000000" w:rsidRPr="00000000" w14:paraId="00000355">
            <w:pPr>
              <w:pBdr>
                <w:top w:space="0" w:sz="0" w:val="nil"/>
                <w:left w:space="0" w:sz="0" w:val="nil"/>
                <w:bottom w:space="0" w:sz="0" w:val="nil"/>
                <w:right w:space="0" w:sz="0" w:val="nil"/>
                <w:between w:space="0" w:sz="0" w:val="nil"/>
              </w:pBdr>
              <w:rPr>
                <w:sz w:val="20"/>
                <w:szCs w:val="20"/>
                <w:highlight w:val="white"/>
                <w:vertAlign w:val="baseline"/>
              </w:rPr>
            </w:pPr>
            <w:r w:rsidDel="00000000" w:rsidR="00000000" w:rsidRPr="00000000">
              <w:rPr>
                <w:sz w:val="20"/>
                <w:szCs w:val="20"/>
                <w:highlight w:val="white"/>
                <w:vertAlign w:val="baseline"/>
                <w:rtl w:val="0"/>
              </w:rPr>
              <w:t xml:space="preserve">              Inversión</w:t>
            </w:r>
            <w:r w:rsidDel="00000000" w:rsidR="00000000" w:rsidRPr="00000000">
              <w:rPr>
                <w:sz w:val="20"/>
                <w:szCs w:val="20"/>
                <w:highlight w:val="white"/>
                <w:vertAlign w:val="subscript"/>
                <w:rtl w:val="0"/>
              </w:rPr>
              <w:t xml:space="preserve">0</w:t>
            </w:r>
            <w:r w:rsidDel="00000000" w:rsidR="00000000" w:rsidRPr="00000000">
              <w:rPr>
                <w:sz w:val="20"/>
                <w:szCs w:val="20"/>
                <w:highlight w:val="white"/>
                <w:vertAlign w:val="baseline"/>
                <w:rtl w:val="0"/>
              </w:rPr>
              <w:t xml:space="preserve"> =        FNE</w:t>
            </w:r>
            <w:r w:rsidDel="00000000" w:rsidR="00000000" w:rsidRPr="00000000">
              <w:rPr>
                <w:sz w:val="20"/>
                <w:szCs w:val="20"/>
                <w:highlight w:val="white"/>
                <w:vertAlign w:val="subscript"/>
                <w:rtl w:val="0"/>
              </w:rPr>
              <w:t xml:space="preserve">1</w:t>
            </w:r>
            <w:r w:rsidDel="00000000" w:rsidR="00000000" w:rsidRPr="00000000">
              <w:rPr>
                <w:sz w:val="20"/>
                <w:szCs w:val="20"/>
                <w:highlight w:val="white"/>
                <w:vertAlign w:val="baseline"/>
                <w:rtl w:val="0"/>
              </w:rPr>
              <w:t xml:space="preserve">      +      FNE</w:t>
            </w:r>
            <w:r w:rsidDel="00000000" w:rsidR="00000000" w:rsidRPr="00000000">
              <w:rPr>
                <w:sz w:val="20"/>
                <w:szCs w:val="20"/>
                <w:highlight w:val="white"/>
                <w:vertAlign w:val="subscript"/>
                <w:rtl w:val="0"/>
              </w:rPr>
              <w:t xml:space="preserve">2</w:t>
            </w:r>
            <w:r w:rsidDel="00000000" w:rsidR="00000000" w:rsidRPr="00000000">
              <w:rPr>
                <w:sz w:val="20"/>
                <w:szCs w:val="20"/>
                <w:highlight w:val="white"/>
                <w:vertAlign w:val="baseline"/>
                <w:rtl w:val="0"/>
              </w:rPr>
              <w:t xml:space="preserve">      +        FNE</w:t>
            </w:r>
            <w:r w:rsidDel="00000000" w:rsidR="00000000" w:rsidRPr="00000000">
              <w:rPr>
                <w:sz w:val="20"/>
                <w:szCs w:val="20"/>
                <w:highlight w:val="white"/>
                <w:vertAlign w:val="subscript"/>
                <w:rtl w:val="0"/>
              </w:rPr>
              <w:t xml:space="preserve">n</w:t>
            </w:r>
            <w:r w:rsidDel="00000000" w:rsidR="00000000" w:rsidRPr="00000000">
              <w:rPr>
                <w:sz w:val="20"/>
                <w:szCs w:val="20"/>
                <w:highlight w:val="white"/>
                <w:vertAlign w:val="baselin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2717800</wp:posOffset>
                      </wp:positionH>
                      <wp:positionV relativeFrom="paragraph">
                        <wp:posOffset>114300</wp:posOffset>
                      </wp:positionV>
                      <wp:extent cx="561975" cy="12700"/>
                      <wp:effectExtent b="0" l="0" r="0" t="0"/>
                      <wp:wrapNone/>
                      <wp:docPr id="1066" name=""/>
                      <a:graphic>
                        <a:graphicData uri="http://schemas.microsoft.com/office/word/2010/wordprocessingShape">
                          <wps:wsp>
                            <wps:cNvCnPr/>
                            <wps:spPr>
                              <a:xfrm>
                                <a:off x="5065013" y="3779683"/>
                                <a:ext cx="561975" cy="635"/>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2717800</wp:posOffset>
                      </wp:positionH>
                      <wp:positionV relativeFrom="paragraph">
                        <wp:posOffset>114300</wp:posOffset>
                      </wp:positionV>
                      <wp:extent cx="561975" cy="12700"/>
                      <wp:effectExtent b="0" l="0" r="0" t="0"/>
                      <wp:wrapNone/>
                      <wp:docPr id="1066" name="image15.png"/>
                      <a:graphic>
                        <a:graphicData uri="http://schemas.openxmlformats.org/drawingml/2006/picture">
                          <pic:pic>
                            <pic:nvPicPr>
                              <pic:cNvPr id="0" name="image15.png"/>
                              <pic:cNvPicPr preferRelativeResize="0"/>
                            </pic:nvPicPr>
                            <pic:blipFill>
                              <a:blip r:embed="rId42"/>
                              <a:srcRect/>
                              <a:stretch>
                                <a:fillRect/>
                              </a:stretch>
                            </pic:blipFill>
                            <pic:spPr>
                              <a:xfrm>
                                <a:off x="0" y="0"/>
                                <a:ext cx="56197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114300</wp:posOffset>
                      </wp:positionV>
                      <wp:extent cx="561975" cy="12700"/>
                      <wp:effectExtent b="0" l="0" r="0" t="0"/>
                      <wp:wrapNone/>
                      <wp:docPr id="1067" name=""/>
                      <a:graphic>
                        <a:graphicData uri="http://schemas.microsoft.com/office/word/2010/wordprocessingShape">
                          <wps:wsp>
                            <wps:cNvCnPr/>
                            <wps:spPr>
                              <a:xfrm>
                                <a:off x="5065013" y="3780000"/>
                                <a:ext cx="56197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114300</wp:posOffset>
                      </wp:positionV>
                      <wp:extent cx="561975" cy="12700"/>
                      <wp:effectExtent b="0" l="0" r="0" t="0"/>
                      <wp:wrapNone/>
                      <wp:docPr id="1067" name="image16.png"/>
                      <a:graphic>
                        <a:graphicData uri="http://schemas.openxmlformats.org/drawingml/2006/picture">
                          <pic:pic>
                            <pic:nvPicPr>
                              <pic:cNvPr id="0" name="image16.png"/>
                              <pic:cNvPicPr preferRelativeResize="0"/>
                            </pic:nvPicPr>
                            <pic:blipFill>
                              <a:blip r:embed="rId43"/>
                              <a:srcRect/>
                              <a:stretch>
                                <a:fillRect/>
                              </a:stretch>
                            </pic:blipFill>
                            <pic:spPr>
                              <a:xfrm>
                                <a:off x="0" y="0"/>
                                <a:ext cx="56197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1206500</wp:posOffset>
                      </wp:positionH>
                      <wp:positionV relativeFrom="paragraph">
                        <wp:posOffset>127000</wp:posOffset>
                      </wp:positionV>
                      <wp:extent cx="561975" cy="12700"/>
                      <wp:effectExtent b="0" l="0" r="0" t="0"/>
                      <wp:wrapNone/>
                      <wp:docPr id="1065" name=""/>
                      <a:graphic>
                        <a:graphicData uri="http://schemas.microsoft.com/office/word/2010/wordprocessingShape">
                          <wps:wsp>
                            <wps:cNvCnPr/>
                            <wps:spPr>
                              <a:xfrm>
                                <a:off x="5065013" y="3780000"/>
                                <a:ext cx="56197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1206500</wp:posOffset>
                      </wp:positionH>
                      <wp:positionV relativeFrom="paragraph">
                        <wp:posOffset>127000</wp:posOffset>
                      </wp:positionV>
                      <wp:extent cx="561975" cy="12700"/>
                      <wp:effectExtent b="0" l="0" r="0" t="0"/>
                      <wp:wrapNone/>
                      <wp:docPr id="1065" name="image14.png"/>
                      <a:graphic>
                        <a:graphicData uri="http://schemas.openxmlformats.org/drawingml/2006/picture">
                          <pic:pic>
                            <pic:nvPicPr>
                              <pic:cNvPr id="0" name="image14.png"/>
                              <pic:cNvPicPr preferRelativeResize="0"/>
                            </pic:nvPicPr>
                            <pic:blipFill>
                              <a:blip r:embed="rId44"/>
                              <a:srcRect/>
                              <a:stretch>
                                <a:fillRect/>
                              </a:stretch>
                            </pic:blipFill>
                            <pic:spPr>
                              <a:xfrm>
                                <a:off x="0" y="0"/>
                                <a:ext cx="561975" cy="12700"/>
                              </a:xfrm>
                              <a:prstGeom prst="rect"/>
                              <a:ln/>
                            </pic:spPr>
                          </pic:pic>
                        </a:graphicData>
                      </a:graphic>
                    </wp:anchor>
                  </w:drawing>
                </mc:Fallback>
              </mc:AlternateContent>
            </w:r>
          </w:p>
          <w:p w:rsidR="00000000" w:rsidDel="00000000" w:rsidP="00000000" w:rsidRDefault="00000000" w:rsidRPr="00000000" w14:paraId="00000356">
            <w:pPr>
              <w:pBdr>
                <w:top w:space="0" w:sz="0" w:val="nil"/>
                <w:left w:space="0" w:sz="0" w:val="nil"/>
                <w:bottom w:space="0" w:sz="0" w:val="nil"/>
                <w:right w:space="0" w:sz="0" w:val="nil"/>
                <w:between w:space="0" w:sz="0" w:val="nil"/>
              </w:pBdr>
              <w:rPr>
                <w:sz w:val="20"/>
                <w:szCs w:val="20"/>
                <w:highlight w:val="white"/>
                <w:vertAlign w:val="baseline"/>
              </w:rPr>
            </w:pPr>
            <w:r w:rsidDel="00000000" w:rsidR="00000000" w:rsidRPr="00000000">
              <w:rPr>
                <w:sz w:val="20"/>
                <w:szCs w:val="20"/>
                <w:highlight w:val="white"/>
                <w:vertAlign w:val="baseline"/>
                <w:rtl w:val="0"/>
              </w:rPr>
              <w:t xml:space="preserve">                                            (1+TIR)</w:t>
            </w:r>
            <w:r w:rsidDel="00000000" w:rsidR="00000000" w:rsidRPr="00000000">
              <w:rPr>
                <w:sz w:val="20"/>
                <w:szCs w:val="20"/>
                <w:highlight w:val="white"/>
                <w:vertAlign w:val="superscript"/>
                <w:rtl w:val="0"/>
              </w:rPr>
              <w:t xml:space="preserve">1</w:t>
            </w:r>
            <w:r w:rsidDel="00000000" w:rsidR="00000000" w:rsidRPr="00000000">
              <w:rPr>
                <w:sz w:val="20"/>
                <w:szCs w:val="20"/>
                <w:highlight w:val="white"/>
                <w:vertAlign w:val="baseline"/>
                <w:rtl w:val="0"/>
              </w:rPr>
              <w:t xml:space="preserve">        (1+TIR)</w:t>
            </w:r>
            <w:r w:rsidDel="00000000" w:rsidR="00000000" w:rsidRPr="00000000">
              <w:rPr>
                <w:sz w:val="20"/>
                <w:szCs w:val="20"/>
                <w:highlight w:val="white"/>
                <w:vertAlign w:val="superscript"/>
                <w:rtl w:val="0"/>
              </w:rPr>
              <w:t xml:space="preserve">2</w:t>
            </w:r>
            <w:r w:rsidDel="00000000" w:rsidR="00000000" w:rsidRPr="00000000">
              <w:rPr>
                <w:sz w:val="20"/>
                <w:szCs w:val="20"/>
                <w:highlight w:val="white"/>
                <w:vertAlign w:val="baseline"/>
                <w:rtl w:val="0"/>
              </w:rPr>
              <w:t xml:space="preserve">          (1+TIR)</w:t>
            </w:r>
            <w:r w:rsidDel="00000000" w:rsidR="00000000" w:rsidRPr="00000000">
              <w:rPr>
                <w:sz w:val="20"/>
                <w:szCs w:val="20"/>
                <w:highlight w:val="white"/>
                <w:vertAlign w:val="superscript"/>
                <w:rtl w:val="0"/>
              </w:rPr>
              <w:t xml:space="preserve">n</w:t>
            </w:r>
            <w:r w:rsidDel="00000000" w:rsidR="00000000" w:rsidRPr="00000000">
              <w:rPr>
                <w:sz w:val="20"/>
                <w:szCs w:val="20"/>
                <w:highlight w:val="white"/>
                <w:vertAlign w:val="baseline"/>
                <w:rtl w:val="0"/>
              </w:rPr>
              <w:t xml:space="preserve">     </w:t>
            </w:r>
          </w:p>
          <w:p w:rsidR="00000000" w:rsidDel="00000000" w:rsidP="00000000" w:rsidRDefault="00000000" w:rsidRPr="00000000" w14:paraId="00000357">
            <w:pPr>
              <w:pBdr>
                <w:top w:space="0" w:sz="0" w:val="nil"/>
                <w:left w:space="0" w:sz="0" w:val="nil"/>
                <w:bottom w:space="0" w:sz="0" w:val="nil"/>
                <w:right w:space="0" w:sz="0" w:val="nil"/>
                <w:between w:space="0" w:sz="0" w:val="nil"/>
              </w:pBdr>
              <w:rPr>
                <w:sz w:val="20"/>
                <w:szCs w:val="20"/>
                <w:highlight w:val="white"/>
                <w:vertAlign w:val="baseline"/>
              </w:rPr>
            </w:pPr>
            <w:r w:rsidDel="00000000" w:rsidR="00000000" w:rsidRPr="00000000">
              <w:rPr>
                <w:rtl w:val="0"/>
              </w:rPr>
            </w:r>
          </w:p>
          <w:p w:rsidR="00000000" w:rsidDel="00000000" w:rsidP="00000000" w:rsidRDefault="00000000" w:rsidRPr="00000000" w14:paraId="00000358">
            <w:pPr>
              <w:pBdr>
                <w:top w:space="0" w:sz="0" w:val="nil"/>
                <w:left w:space="0" w:sz="0" w:val="nil"/>
                <w:bottom w:space="0" w:sz="0" w:val="nil"/>
                <w:right w:space="0" w:sz="0" w:val="nil"/>
                <w:between w:space="0" w:sz="0" w:val="nil"/>
              </w:pBdr>
              <w:jc w:val="both"/>
              <w:rPr>
                <w:b w:val="0"/>
                <w:sz w:val="20"/>
                <w:szCs w:val="20"/>
                <w:highlight w:val="white"/>
                <w:vertAlign w:val="baseline"/>
              </w:rPr>
            </w:pPr>
            <w:r w:rsidDel="00000000" w:rsidR="00000000" w:rsidRPr="00000000">
              <w:rPr>
                <w:rtl w:val="0"/>
              </w:rPr>
            </w:r>
          </w:p>
          <w:p w:rsidR="00000000" w:rsidDel="00000000" w:rsidP="00000000" w:rsidRDefault="00000000" w:rsidRPr="00000000" w14:paraId="00000359">
            <w:pPr>
              <w:pBdr>
                <w:top w:space="0" w:sz="0" w:val="nil"/>
                <w:left w:space="0" w:sz="0" w:val="nil"/>
                <w:bottom w:space="0" w:sz="0" w:val="nil"/>
                <w:right w:space="0" w:sz="0" w:val="nil"/>
                <w:between w:space="0" w:sz="0" w:val="nil"/>
              </w:pBdr>
              <w:jc w:val="both"/>
              <w:rPr>
                <w:b w:val="0"/>
                <w:sz w:val="20"/>
                <w:szCs w:val="20"/>
                <w:highlight w:val="white"/>
                <w:vertAlign w:val="baseline"/>
              </w:rPr>
            </w:pPr>
            <w:r w:rsidDel="00000000" w:rsidR="00000000" w:rsidRPr="00000000">
              <w:rPr>
                <w:rtl w:val="0"/>
              </w:rPr>
            </w:r>
          </w:p>
          <w:p w:rsidR="00000000" w:rsidDel="00000000" w:rsidP="00000000" w:rsidRDefault="00000000" w:rsidRPr="00000000" w14:paraId="0000035A">
            <w:pPr>
              <w:pBdr>
                <w:top w:space="0" w:sz="0" w:val="nil"/>
                <w:left w:space="0" w:sz="0" w:val="nil"/>
                <w:bottom w:space="0" w:sz="0" w:val="nil"/>
                <w:right w:space="0" w:sz="0" w:val="nil"/>
                <w:between w:space="0" w:sz="0" w:val="nil"/>
              </w:pBdr>
              <w:jc w:val="both"/>
              <w:rPr>
                <w:b w:val="0"/>
                <w:sz w:val="20"/>
                <w:szCs w:val="20"/>
                <w:highlight w:val="white"/>
                <w:vertAlign w:val="baseline"/>
              </w:rPr>
            </w:pPr>
            <w:r w:rsidDel="00000000" w:rsidR="00000000" w:rsidRPr="00000000">
              <w:rPr>
                <w:rtl w:val="0"/>
              </w:rPr>
            </w:r>
          </w:p>
          <w:p w:rsidR="00000000" w:rsidDel="00000000" w:rsidP="00000000" w:rsidRDefault="00000000" w:rsidRPr="00000000" w14:paraId="0000035B">
            <w:pPr>
              <w:pBdr>
                <w:top w:space="0" w:sz="0" w:val="nil"/>
                <w:left w:space="0" w:sz="0" w:val="nil"/>
                <w:bottom w:space="0" w:sz="0" w:val="nil"/>
                <w:right w:space="0" w:sz="0" w:val="nil"/>
                <w:between w:space="0" w:sz="0" w:val="nil"/>
              </w:pBdr>
              <w:jc w:val="both"/>
              <w:rPr>
                <w:b w:val="0"/>
                <w:sz w:val="20"/>
                <w:szCs w:val="20"/>
                <w:highlight w:val="white"/>
                <w:vertAlign w:val="baseline"/>
              </w:rPr>
            </w:pPr>
            <w:r w:rsidDel="00000000" w:rsidR="00000000" w:rsidRPr="00000000">
              <w:rPr>
                <w:b w:val="1"/>
                <w:sz w:val="20"/>
                <w:szCs w:val="20"/>
                <w:highlight w:val="white"/>
                <w:vertAlign w:val="baseline"/>
                <w:rtl w:val="0"/>
              </w:rPr>
              <w:t xml:space="preserve">Interpretación:</w:t>
            </w:r>
            <w:r w:rsidDel="00000000" w:rsidR="00000000" w:rsidRPr="00000000">
              <w:rPr>
                <w:rtl w:val="0"/>
              </w:rPr>
            </w:r>
          </w:p>
          <w:p w:rsidR="00000000" w:rsidDel="00000000" w:rsidP="00000000" w:rsidRDefault="00000000" w:rsidRPr="00000000" w14:paraId="0000035C">
            <w:pPr>
              <w:pBdr>
                <w:top w:space="0" w:sz="0" w:val="nil"/>
                <w:left w:space="0" w:sz="0" w:val="nil"/>
                <w:bottom w:space="0" w:sz="0" w:val="nil"/>
                <w:right w:space="0" w:sz="0" w:val="nil"/>
                <w:between w:space="0" w:sz="0" w:val="nil"/>
              </w:pBdr>
              <w:jc w:val="both"/>
              <w:rPr>
                <w:b w:val="0"/>
                <w:sz w:val="20"/>
                <w:szCs w:val="20"/>
                <w:highlight w:val="white"/>
                <w:vertAlign w:val="baseline"/>
              </w:rPr>
            </w:pPr>
            <w:r w:rsidDel="00000000" w:rsidR="00000000" w:rsidRPr="00000000">
              <w:rPr>
                <w:rtl w:val="0"/>
              </w:rPr>
            </w:r>
          </w:p>
          <w:p w:rsidR="00000000" w:rsidDel="00000000" w:rsidP="00000000" w:rsidRDefault="00000000" w:rsidRPr="00000000" w14:paraId="0000035D">
            <w:pPr>
              <w:pBdr>
                <w:top w:space="0" w:sz="0" w:val="nil"/>
                <w:left w:space="0" w:sz="0" w:val="nil"/>
                <w:bottom w:space="0" w:sz="0" w:val="nil"/>
                <w:right w:space="0" w:sz="0" w:val="nil"/>
                <w:between w:space="0" w:sz="0" w:val="nil"/>
              </w:pBdr>
              <w:jc w:val="both"/>
              <w:rPr>
                <w:sz w:val="20"/>
                <w:szCs w:val="20"/>
                <w:highlight w:val="white"/>
                <w:vertAlign w:val="baseline"/>
              </w:rPr>
            </w:pPr>
            <w:r w:rsidDel="00000000" w:rsidR="00000000" w:rsidRPr="00000000">
              <w:rPr>
                <w:sz w:val="20"/>
                <w:szCs w:val="20"/>
                <w:highlight w:val="white"/>
                <w:vertAlign w:val="baseline"/>
                <w:rtl w:val="0"/>
              </w:rPr>
              <w:t xml:space="preserve">Tasa de descuento &gt; TIR = No es viable (pérdida)</w:t>
            </w:r>
          </w:p>
          <w:p w:rsidR="00000000" w:rsidDel="00000000" w:rsidP="00000000" w:rsidRDefault="00000000" w:rsidRPr="00000000" w14:paraId="0000035E">
            <w:pPr>
              <w:pBdr>
                <w:top w:space="0" w:sz="0" w:val="nil"/>
                <w:left w:space="0" w:sz="0" w:val="nil"/>
                <w:bottom w:space="0" w:sz="0" w:val="nil"/>
                <w:right w:space="0" w:sz="0" w:val="nil"/>
                <w:between w:space="0" w:sz="0" w:val="nil"/>
              </w:pBdr>
              <w:jc w:val="both"/>
              <w:rPr>
                <w:sz w:val="20"/>
                <w:szCs w:val="20"/>
                <w:highlight w:val="white"/>
                <w:vertAlign w:val="baseline"/>
              </w:rPr>
            </w:pPr>
            <w:r w:rsidDel="00000000" w:rsidR="00000000" w:rsidRPr="00000000">
              <w:rPr>
                <w:rtl w:val="0"/>
              </w:rPr>
            </w:r>
          </w:p>
          <w:p w:rsidR="00000000" w:rsidDel="00000000" w:rsidP="00000000" w:rsidRDefault="00000000" w:rsidRPr="00000000" w14:paraId="0000035F">
            <w:pPr>
              <w:pBdr>
                <w:top w:space="0" w:sz="0" w:val="nil"/>
                <w:left w:space="0" w:sz="0" w:val="nil"/>
                <w:bottom w:space="0" w:sz="0" w:val="nil"/>
                <w:right w:space="0" w:sz="0" w:val="nil"/>
                <w:between w:space="0" w:sz="0" w:val="nil"/>
              </w:pBdr>
              <w:jc w:val="both"/>
              <w:rPr>
                <w:sz w:val="20"/>
                <w:szCs w:val="20"/>
                <w:highlight w:val="white"/>
                <w:vertAlign w:val="baseline"/>
              </w:rPr>
            </w:pPr>
            <w:r w:rsidDel="00000000" w:rsidR="00000000" w:rsidRPr="00000000">
              <w:rPr>
                <w:sz w:val="20"/>
                <w:szCs w:val="20"/>
                <w:highlight w:val="white"/>
                <w:vertAlign w:val="baseline"/>
                <w:rtl w:val="0"/>
              </w:rPr>
              <w:t xml:space="preserve">Tasa de descuento &lt; TIR = Es viable (Ganancia)</w:t>
            </w:r>
          </w:p>
          <w:p w:rsidR="00000000" w:rsidDel="00000000" w:rsidP="00000000" w:rsidRDefault="00000000" w:rsidRPr="00000000" w14:paraId="00000360">
            <w:pPr>
              <w:pBdr>
                <w:top w:space="0" w:sz="0" w:val="nil"/>
                <w:left w:space="0" w:sz="0" w:val="nil"/>
                <w:bottom w:space="0" w:sz="0" w:val="nil"/>
                <w:right w:space="0" w:sz="0" w:val="nil"/>
                <w:between w:space="0" w:sz="0" w:val="nil"/>
              </w:pBdr>
              <w:jc w:val="both"/>
              <w:rPr>
                <w:sz w:val="20"/>
                <w:szCs w:val="20"/>
                <w:highlight w:val="white"/>
                <w:vertAlign w:val="baseline"/>
              </w:rPr>
            </w:pPr>
            <w:r w:rsidDel="00000000" w:rsidR="00000000" w:rsidRPr="00000000">
              <w:rPr>
                <w:rtl w:val="0"/>
              </w:rPr>
            </w:r>
          </w:p>
          <w:p w:rsidR="00000000" w:rsidDel="00000000" w:rsidP="00000000" w:rsidRDefault="00000000" w:rsidRPr="00000000" w14:paraId="00000361">
            <w:pPr>
              <w:pBdr>
                <w:top w:space="0" w:sz="0" w:val="nil"/>
                <w:left w:space="0" w:sz="0" w:val="nil"/>
                <w:bottom w:space="0" w:sz="0" w:val="nil"/>
                <w:right w:space="0" w:sz="0" w:val="nil"/>
                <w:between w:space="0" w:sz="0" w:val="nil"/>
              </w:pBdr>
              <w:jc w:val="both"/>
              <w:rPr>
                <w:sz w:val="20"/>
                <w:szCs w:val="20"/>
                <w:highlight w:val="white"/>
                <w:vertAlign w:val="baseline"/>
              </w:rPr>
            </w:pPr>
            <w:r w:rsidDel="00000000" w:rsidR="00000000" w:rsidRPr="00000000">
              <w:rPr>
                <w:sz w:val="20"/>
                <w:szCs w:val="20"/>
                <w:highlight w:val="white"/>
                <w:vertAlign w:val="baseline"/>
                <w:rtl w:val="0"/>
              </w:rPr>
              <w:t xml:space="preserve">Tasa de descuento = TIR = Indiferente </w:t>
            </w:r>
          </w:p>
          <w:p w:rsidR="00000000" w:rsidDel="00000000" w:rsidP="00000000" w:rsidRDefault="00000000" w:rsidRPr="00000000" w14:paraId="00000362">
            <w:pPr>
              <w:pBdr>
                <w:top w:space="0" w:sz="0" w:val="nil"/>
                <w:left w:space="0" w:sz="0" w:val="nil"/>
                <w:bottom w:space="0" w:sz="0" w:val="nil"/>
                <w:right w:space="0" w:sz="0" w:val="nil"/>
                <w:between w:space="0" w:sz="0" w:val="nil"/>
              </w:pBdr>
              <w:jc w:val="both"/>
              <w:rPr>
                <w:sz w:val="20"/>
                <w:szCs w:val="20"/>
                <w:highlight w:val="white"/>
                <w:vertAlign w:val="baseline"/>
              </w:rPr>
            </w:pPr>
            <w:r w:rsidDel="00000000" w:rsidR="00000000" w:rsidRPr="00000000">
              <w:rPr>
                <w:rtl w:val="0"/>
              </w:rPr>
            </w:r>
          </w:p>
          <w:p w:rsidR="00000000" w:rsidDel="00000000" w:rsidP="00000000" w:rsidRDefault="00000000" w:rsidRPr="00000000" w14:paraId="00000363">
            <w:pPr>
              <w:pBdr>
                <w:top w:space="0" w:sz="0" w:val="nil"/>
                <w:left w:space="0" w:sz="0" w:val="nil"/>
                <w:bottom w:space="0" w:sz="0" w:val="nil"/>
                <w:right w:space="0" w:sz="0" w:val="nil"/>
                <w:between w:space="0" w:sz="0" w:val="nil"/>
              </w:pBdr>
              <w:jc w:val="both"/>
              <w:rPr>
                <w:sz w:val="20"/>
                <w:szCs w:val="20"/>
                <w:highlight w:val="white"/>
                <w:vertAlign w:val="baseline"/>
              </w:rPr>
            </w:pPr>
            <w:r w:rsidDel="00000000" w:rsidR="00000000" w:rsidRPr="00000000">
              <w:rPr>
                <w:b w:val="1"/>
                <w:sz w:val="20"/>
                <w:szCs w:val="20"/>
                <w:highlight w:val="white"/>
                <w:vertAlign w:val="baseline"/>
                <w:rtl w:val="0"/>
              </w:rPr>
              <w:t xml:space="preserve">Ejemplo:</w:t>
            </w:r>
            <w:r w:rsidDel="00000000" w:rsidR="00000000" w:rsidRPr="00000000">
              <w:rPr>
                <w:sz w:val="20"/>
                <w:szCs w:val="20"/>
                <w:highlight w:val="white"/>
                <w:vertAlign w:val="baseline"/>
                <w:rtl w:val="0"/>
              </w:rPr>
              <w:t xml:space="preserve"> Iván Méndez desea realizar una inversión de $20.000.000, el proyecto le ofrece los siguientes beneficios durante 6 años, de igual forma genera los presentes gastos:</w:t>
            </w:r>
          </w:p>
          <w:p w:rsidR="00000000" w:rsidDel="00000000" w:rsidP="00000000" w:rsidRDefault="00000000" w:rsidRPr="00000000" w14:paraId="00000364">
            <w:pPr>
              <w:pBdr>
                <w:top w:space="0" w:sz="0" w:val="nil"/>
                <w:left w:space="0" w:sz="0" w:val="nil"/>
                <w:bottom w:space="0" w:sz="0" w:val="nil"/>
                <w:right w:space="0" w:sz="0" w:val="nil"/>
                <w:between w:space="0" w:sz="0" w:val="nil"/>
              </w:pBdr>
              <w:jc w:val="both"/>
              <w:rPr>
                <w:sz w:val="20"/>
                <w:szCs w:val="20"/>
                <w:highlight w:val="white"/>
                <w:vertAlign w:val="baseline"/>
              </w:rPr>
            </w:pPr>
            <w:r w:rsidDel="00000000" w:rsidR="00000000" w:rsidRPr="00000000">
              <w:rPr>
                <w:rtl w:val="0"/>
              </w:rPr>
            </w:r>
          </w:p>
          <w:p w:rsidR="00000000" w:rsidDel="00000000" w:rsidP="00000000" w:rsidRDefault="00000000" w:rsidRPr="00000000" w14:paraId="00000365">
            <w:pPr>
              <w:pBdr>
                <w:top w:space="0" w:sz="0" w:val="nil"/>
                <w:left w:space="0" w:sz="0" w:val="nil"/>
                <w:bottom w:space="0" w:sz="0" w:val="nil"/>
                <w:right w:space="0" w:sz="0" w:val="nil"/>
                <w:between w:space="0" w:sz="0" w:val="nil"/>
              </w:pBdr>
              <w:jc w:val="both"/>
              <w:rPr>
                <w:sz w:val="20"/>
                <w:szCs w:val="20"/>
                <w:highlight w:val="white"/>
                <w:vertAlign w:val="baseline"/>
              </w:rPr>
            </w:pPr>
            <w:r w:rsidDel="00000000" w:rsidR="00000000" w:rsidRPr="00000000">
              <w:rPr>
                <w:sz w:val="20"/>
                <w:szCs w:val="20"/>
                <w:vertAlign w:val="baseline"/>
              </w:rPr>
              <w:drawing>
                <wp:inline distB="0" distT="0" distL="114300" distR="114300">
                  <wp:extent cx="3760470" cy="715010"/>
                  <wp:effectExtent b="0" l="0" r="0" t="0"/>
                  <wp:docPr id="1110" name="image41.png"/>
                  <a:graphic>
                    <a:graphicData uri="http://schemas.openxmlformats.org/drawingml/2006/picture">
                      <pic:pic>
                        <pic:nvPicPr>
                          <pic:cNvPr id="0" name="image41.png"/>
                          <pic:cNvPicPr preferRelativeResize="0"/>
                        </pic:nvPicPr>
                        <pic:blipFill>
                          <a:blip r:embed="rId45"/>
                          <a:srcRect b="0" l="0" r="0" t="0"/>
                          <a:stretch>
                            <a:fillRect/>
                          </a:stretch>
                        </pic:blipFill>
                        <pic:spPr>
                          <a:xfrm>
                            <a:off x="0" y="0"/>
                            <a:ext cx="3760470" cy="715010"/>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pBdr>
                <w:top w:space="0" w:sz="0" w:val="nil"/>
                <w:left w:space="0" w:sz="0" w:val="nil"/>
                <w:bottom w:space="0" w:sz="0" w:val="nil"/>
                <w:right w:space="0" w:sz="0" w:val="nil"/>
                <w:between w:space="0" w:sz="0" w:val="nil"/>
              </w:pBdr>
              <w:jc w:val="center"/>
              <w:rPr>
                <w:sz w:val="20"/>
                <w:szCs w:val="20"/>
                <w:highlight w:val="white"/>
                <w:vertAlign w:val="baseline"/>
              </w:rPr>
            </w:pPr>
            <w:r w:rsidDel="00000000" w:rsidR="00000000" w:rsidRPr="00000000">
              <w:rPr>
                <w:sz w:val="20"/>
                <w:szCs w:val="20"/>
                <w:highlight w:val="white"/>
                <w:vertAlign w:val="baseline"/>
                <w:rtl w:val="0"/>
              </w:rPr>
              <w:t xml:space="preserve">Fuente: propia</w:t>
            </w:r>
          </w:p>
          <w:p w:rsidR="00000000" w:rsidDel="00000000" w:rsidP="00000000" w:rsidRDefault="00000000" w:rsidRPr="00000000" w14:paraId="00000367">
            <w:pPr>
              <w:pBdr>
                <w:top w:space="0" w:sz="0" w:val="nil"/>
                <w:left w:space="0" w:sz="0" w:val="nil"/>
                <w:bottom w:space="0" w:sz="0" w:val="nil"/>
                <w:right w:space="0" w:sz="0" w:val="nil"/>
                <w:between w:space="0" w:sz="0" w:val="nil"/>
              </w:pBdr>
              <w:jc w:val="center"/>
              <w:rPr>
                <w:sz w:val="20"/>
                <w:szCs w:val="20"/>
                <w:highlight w:val="white"/>
                <w:vertAlign w:val="baseline"/>
              </w:rPr>
            </w:pPr>
            <w:r w:rsidDel="00000000" w:rsidR="00000000" w:rsidRPr="00000000">
              <w:rPr>
                <w:rtl w:val="0"/>
              </w:rPr>
            </w:r>
          </w:p>
          <w:p w:rsidR="00000000" w:rsidDel="00000000" w:rsidP="00000000" w:rsidRDefault="00000000" w:rsidRPr="00000000" w14:paraId="00000368">
            <w:pPr>
              <w:pBdr>
                <w:top w:space="0" w:sz="0" w:val="nil"/>
                <w:left w:space="0" w:sz="0" w:val="nil"/>
                <w:bottom w:space="0" w:sz="0" w:val="nil"/>
                <w:right w:space="0" w:sz="0" w:val="nil"/>
                <w:between w:space="0" w:sz="0" w:val="nil"/>
              </w:pBdr>
              <w:jc w:val="both"/>
              <w:rPr>
                <w:sz w:val="20"/>
                <w:szCs w:val="20"/>
                <w:highlight w:val="white"/>
                <w:vertAlign w:val="baseline"/>
              </w:rPr>
            </w:pPr>
            <w:r w:rsidDel="00000000" w:rsidR="00000000" w:rsidRPr="00000000">
              <w:rPr>
                <w:sz w:val="20"/>
                <w:szCs w:val="20"/>
                <w:highlight w:val="white"/>
                <w:vertAlign w:val="baseline"/>
                <w:rtl w:val="0"/>
              </w:rPr>
              <w:t xml:space="preserve">Para hallar el Valor Presente Neto (VPN o VNA) y la Tasa Interna de Retorno (TIR) se realizará a través de Microsoft Excel, para ello es importante relacionar la información con el fin de desarrollar las fórmulas básicas:</w:t>
            </w:r>
          </w:p>
          <w:p w:rsidR="00000000" w:rsidDel="00000000" w:rsidP="00000000" w:rsidRDefault="00000000" w:rsidRPr="00000000" w14:paraId="00000369">
            <w:pPr>
              <w:pBdr>
                <w:top w:space="0" w:sz="0" w:val="nil"/>
                <w:left w:space="0" w:sz="0" w:val="nil"/>
                <w:bottom w:space="0" w:sz="0" w:val="nil"/>
                <w:right w:space="0" w:sz="0" w:val="nil"/>
                <w:between w:space="0" w:sz="0" w:val="nil"/>
              </w:pBdr>
              <w:jc w:val="both"/>
              <w:rPr>
                <w:sz w:val="20"/>
                <w:szCs w:val="20"/>
                <w:highlight w:val="white"/>
                <w:vertAlign w:val="baseline"/>
              </w:rPr>
            </w:pPr>
            <w:r w:rsidDel="00000000" w:rsidR="00000000" w:rsidRPr="00000000">
              <w:rPr>
                <w:rtl w:val="0"/>
              </w:rPr>
            </w:r>
          </w:p>
          <w:p w:rsidR="00000000" w:rsidDel="00000000" w:rsidP="00000000" w:rsidRDefault="00000000" w:rsidRPr="00000000" w14:paraId="0000036A">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sz w:val="20"/>
                <w:szCs w:val="20"/>
                <w:vertAlign w:val="baseline"/>
              </w:rPr>
              <w:drawing>
                <wp:inline distB="0" distT="0" distL="114300" distR="114300">
                  <wp:extent cx="3722370" cy="2202815"/>
                  <wp:effectExtent b="0" l="0" r="0" t="0"/>
                  <wp:docPr id="1108" name="image46.png"/>
                  <a:graphic>
                    <a:graphicData uri="http://schemas.openxmlformats.org/drawingml/2006/picture">
                      <pic:pic>
                        <pic:nvPicPr>
                          <pic:cNvPr id="0" name="image46.png"/>
                          <pic:cNvPicPr preferRelativeResize="0"/>
                        </pic:nvPicPr>
                        <pic:blipFill>
                          <a:blip r:embed="rId46"/>
                          <a:srcRect b="0" l="0" r="0" t="0"/>
                          <a:stretch>
                            <a:fillRect/>
                          </a:stretch>
                        </pic:blipFill>
                        <pic:spPr>
                          <a:xfrm>
                            <a:off x="0" y="0"/>
                            <a:ext cx="3722370" cy="2202815"/>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pBdr>
                <w:top w:space="0" w:sz="0" w:val="nil"/>
                <w:left w:space="0" w:sz="0" w:val="nil"/>
                <w:bottom w:space="0" w:sz="0" w:val="nil"/>
                <w:right w:space="0" w:sz="0" w:val="nil"/>
                <w:between w:space="0" w:sz="0" w:val="nil"/>
              </w:pBdr>
              <w:jc w:val="both"/>
              <w:rPr>
                <w:sz w:val="20"/>
                <w:szCs w:val="20"/>
                <w:highlight w:val="white"/>
                <w:vertAlign w:val="baseline"/>
              </w:rPr>
            </w:pPr>
            <w:r w:rsidDel="00000000" w:rsidR="00000000" w:rsidRPr="00000000">
              <w:rPr>
                <w:rtl w:val="0"/>
              </w:rPr>
            </w:r>
          </w:p>
          <w:p w:rsidR="00000000" w:rsidDel="00000000" w:rsidP="00000000" w:rsidRDefault="00000000" w:rsidRPr="00000000" w14:paraId="0000036C">
            <w:pPr>
              <w:shd w:fill="ffffff" w:val="clear"/>
              <w:spacing w:after="300" w:lineRule="auto"/>
              <w:rPr>
                <w:sz w:val="20"/>
                <w:szCs w:val="20"/>
                <w:vertAlign w:val="baseline"/>
              </w:rPr>
            </w:pPr>
            <w:r w:rsidDel="00000000" w:rsidR="00000000" w:rsidRPr="00000000">
              <w:rPr>
                <w:b w:val="1"/>
                <w:sz w:val="20"/>
                <w:szCs w:val="20"/>
                <w:vertAlign w:val="baseline"/>
                <w:rtl w:val="0"/>
              </w:rPr>
              <w:t xml:space="preserve">VNA(tasa;valor1;valor2;…)</w:t>
            </w:r>
            <w:r w:rsidDel="00000000" w:rsidR="00000000" w:rsidRPr="00000000">
              <w:rPr>
                <w:sz w:val="20"/>
                <w:szCs w:val="20"/>
                <w:vertAlign w:val="baseline"/>
                <w:rtl w:val="0"/>
              </w:rPr>
              <w:t xml:space="preserve">, teniendo en cuenta que:</w:t>
            </w:r>
          </w:p>
          <w:p w:rsidR="00000000" w:rsidDel="00000000" w:rsidP="00000000" w:rsidRDefault="00000000" w:rsidRPr="00000000" w14:paraId="0000036D">
            <w:pPr>
              <w:numPr>
                <w:ilvl w:val="0"/>
                <w:numId w:val="3"/>
              </w:numPr>
              <w:shd w:fill="ffffff" w:val="clear"/>
              <w:ind w:left="720" w:hanging="360"/>
              <w:rPr>
                <w:sz w:val="20"/>
                <w:szCs w:val="20"/>
                <w:vertAlign w:val="baseline"/>
              </w:rPr>
            </w:pPr>
            <w:r w:rsidDel="00000000" w:rsidR="00000000" w:rsidRPr="00000000">
              <w:rPr>
                <w:sz w:val="20"/>
                <w:szCs w:val="20"/>
                <w:vertAlign w:val="baseline"/>
                <w:rtl w:val="0"/>
              </w:rPr>
              <w:t xml:space="preserve">Tasa: es la tasa de descuento.</w:t>
            </w:r>
          </w:p>
          <w:p w:rsidR="00000000" w:rsidDel="00000000" w:rsidP="00000000" w:rsidRDefault="00000000" w:rsidRPr="00000000" w14:paraId="0000036E">
            <w:pPr>
              <w:numPr>
                <w:ilvl w:val="0"/>
                <w:numId w:val="3"/>
              </w:numPr>
              <w:shd w:fill="ffffff" w:val="clear"/>
              <w:ind w:left="720" w:hanging="360"/>
              <w:rPr>
                <w:sz w:val="20"/>
                <w:szCs w:val="20"/>
                <w:vertAlign w:val="baseline"/>
              </w:rPr>
            </w:pPr>
            <w:r w:rsidDel="00000000" w:rsidR="00000000" w:rsidRPr="00000000">
              <w:rPr>
                <w:sz w:val="20"/>
                <w:szCs w:val="20"/>
                <w:vertAlign w:val="baseline"/>
                <w:rtl w:val="0"/>
              </w:rPr>
              <w:t xml:space="preserve">Valor1: corresponde a los pagos e ingresos, los cuales se presentan entre 1 y 254.</w:t>
            </w:r>
          </w:p>
          <w:p w:rsidR="00000000" w:rsidDel="00000000" w:rsidP="00000000" w:rsidRDefault="00000000" w:rsidRPr="00000000" w14:paraId="0000036F">
            <w:pPr>
              <w:pBdr>
                <w:top w:space="0" w:sz="0" w:val="nil"/>
                <w:left w:space="0" w:sz="0" w:val="nil"/>
                <w:bottom w:space="0" w:sz="0" w:val="nil"/>
                <w:right w:space="0" w:sz="0" w:val="nil"/>
                <w:between w:space="0" w:sz="0" w:val="nil"/>
              </w:pBdr>
              <w:jc w:val="both"/>
              <w:rPr>
                <w:sz w:val="20"/>
                <w:szCs w:val="20"/>
                <w:highlight w:val="white"/>
                <w:vertAlign w:val="baseline"/>
              </w:rPr>
            </w:pPr>
            <w:r w:rsidDel="00000000" w:rsidR="00000000" w:rsidRPr="00000000">
              <w:rPr>
                <w:rtl w:val="0"/>
              </w:rPr>
            </w:r>
          </w:p>
          <w:p w:rsidR="00000000" w:rsidDel="00000000" w:rsidP="00000000" w:rsidRDefault="00000000" w:rsidRPr="00000000" w14:paraId="00000370">
            <w:pPr>
              <w:pBdr>
                <w:top w:space="0" w:sz="0" w:val="nil"/>
                <w:left w:space="0" w:sz="0" w:val="nil"/>
                <w:bottom w:space="0" w:sz="0" w:val="nil"/>
                <w:right w:space="0" w:sz="0" w:val="nil"/>
                <w:between w:space="0" w:sz="0" w:val="nil"/>
              </w:pBdr>
              <w:jc w:val="both"/>
              <w:rPr>
                <w:sz w:val="20"/>
                <w:szCs w:val="20"/>
                <w:highlight w:val="white"/>
                <w:vertAlign w:val="baseline"/>
              </w:rPr>
            </w:pPr>
            <w:r w:rsidDel="00000000" w:rsidR="00000000" w:rsidRPr="00000000">
              <w:rPr>
                <w:sz w:val="20"/>
                <w:szCs w:val="20"/>
                <w:vertAlign w:val="baseline"/>
              </w:rPr>
              <w:drawing>
                <wp:inline distB="0" distT="0" distL="114300" distR="114300">
                  <wp:extent cx="3727450" cy="1682750"/>
                  <wp:effectExtent b="0" l="0" r="0" t="0"/>
                  <wp:docPr id="1109" name="image47.png"/>
                  <a:graphic>
                    <a:graphicData uri="http://schemas.openxmlformats.org/drawingml/2006/picture">
                      <pic:pic>
                        <pic:nvPicPr>
                          <pic:cNvPr id="0" name="image47.png"/>
                          <pic:cNvPicPr preferRelativeResize="0"/>
                        </pic:nvPicPr>
                        <pic:blipFill>
                          <a:blip r:embed="rId47"/>
                          <a:srcRect b="0" l="0" r="0" t="0"/>
                          <a:stretch>
                            <a:fillRect/>
                          </a:stretch>
                        </pic:blipFill>
                        <pic:spPr>
                          <a:xfrm>
                            <a:off x="0" y="0"/>
                            <a:ext cx="3727450" cy="1682750"/>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pBdr>
                <w:top w:space="0" w:sz="0" w:val="nil"/>
                <w:left w:space="0" w:sz="0" w:val="nil"/>
                <w:bottom w:space="0" w:sz="0" w:val="nil"/>
                <w:right w:space="0" w:sz="0" w:val="nil"/>
                <w:between w:space="0" w:sz="0" w:val="nil"/>
              </w:pBdr>
              <w:jc w:val="both"/>
              <w:rPr>
                <w:sz w:val="20"/>
                <w:szCs w:val="20"/>
                <w:highlight w:val="white"/>
                <w:vertAlign w:val="baseline"/>
              </w:rPr>
            </w:pPr>
            <w:r w:rsidDel="00000000" w:rsidR="00000000" w:rsidRPr="00000000">
              <w:rPr>
                <w:rtl w:val="0"/>
              </w:rPr>
            </w:r>
          </w:p>
          <w:p w:rsidR="00000000" w:rsidDel="00000000" w:rsidP="00000000" w:rsidRDefault="00000000" w:rsidRPr="00000000" w14:paraId="00000372">
            <w:pPr>
              <w:shd w:fill="ffffff" w:val="clear"/>
              <w:spacing w:after="300" w:lineRule="auto"/>
              <w:rPr>
                <w:sz w:val="20"/>
                <w:szCs w:val="20"/>
                <w:vertAlign w:val="baseline"/>
              </w:rPr>
            </w:pPr>
            <w:r w:rsidDel="00000000" w:rsidR="00000000" w:rsidRPr="00000000">
              <w:rPr>
                <w:b w:val="1"/>
                <w:sz w:val="20"/>
                <w:szCs w:val="20"/>
                <w:vertAlign w:val="baseline"/>
                <w:rtl w:val="0"/>
              </w:rPr>
              <w:t xml:space="preserve">TIR (valores;estimar)</w:t>
            </w:r>
            <w:r w:rsidDel="00000000" w:rsidR="00000000" w:rsidRPr="00000000">
              <w:rPr>
                <w:sz w:val="20"/>
                <w:szCs w:val="20"/>
                <w:vertAlign w:val="baseline"/>
                <w:rtl w:val="0"/>
              </w:rPr>
              <w:t xml:space="preserve">, teniendo en cuenta que:</w:t>
            </w:r>
          </w:p>
          <w:p w:rsidR="00000000" w:rsidDel="00000000" w:rsidP="00000000" w:rsidRDefault="00000000" w:rsidRPr="00000000" w14:paraId="00000373">
            <w:pPr>
              <w:numPr>
                <w:ilvl w:val="0"/>
                <w:numId w:val="3"/>
              </w:numPr>
              <w:shd w:fill="ffffff" w:val="clear"/>
              <w:ind w:left="720" w:hanging="360"/>
              <w:rPr>
                <w:sz w:val="20"/>
                <w:szCs w:val="20"/>
                <w:vertAlign w:val="baseline"/>
              </w:rPr>
            </w:pPr>
            <w:r w:rsidDel="00000000" w:rsidR="00000000" w:rsidRPr="00000000">
              <w:rPr>
                <w:sz w:val="20"/>
                <w:szCs w:val="20"/>
                <w:vertAlign w:val="baseline"/>
                <w:rtl w:val="0"/>
              </w:rPr>
              <w:t xml:space="preserve">Valores: corresponde a los números que se desea calcular la TIR.</w:t>
            </w:r>
          </w:p>
          <w:p w:rsidR="00000000" w:rsidDel="00000000" w:rsidP="00000000" w:rsidRDefault="00000000" w:rsidRPr="00000000" w14:paraId="00000374">
            <w:pPr>
              <w:numPr>
                <w:ilvl w:val="0"/>
                <w:numId w:val="3"/>
              </w:numPr>
              <w:shd w:fill="ffffff" w:val="clear"/>
              <w:ind w:left="720" w:hanging="360"/>
              <w:rPr>
                <w:sz w:val="20"/>
                <w:szCs w:val="20"/>
                <w:vertAlign w:val="baseline"/>
              </w:rPr>
            </w:pPr>
            <w:r w:rsidDel="00000000" w:rsidR="00000000" w:rsidRPr="00000000">
              <w:rPr>
                <w:sz w:val="20"/>
                <w:szCs w:val="20"/>
                <w:vertAlign w:val="baseline"/>
                <w:rtl w:val="0"/>
              </w:rPr>
              <w:t xml:space="preserve">Valor1: es el número que el usuario estima se aproximará a la TIR.</w:t>
            </w:r>
          </w:p>
          <w:p w:rsidR="00000000" w:rsidDel="00000000" w:rsidP="00000000" w:rsidRDefault="00000000" w:rsidRPr="00000000" w14:paraId="00000375">
            <w:pPr>
              <w:pBdr>
                <w:top w:space="0" w:sz="0" w:val="nil"/>
                <w:left w:space="0" w:sz="0" w:val="nil"/>
                <w:bottom w:space="0" w:sz="0" w:val="nil"/>
                <w:right w:space="0" w:sz="0" w:val="nil"/>
                <w:between w:space="0" w:sz="0" w:val="nil"/>
              </w:pBdr>
              <w:jc w:val="both"/>
              <w:rPr>
                <w:sz w:val="20"/>
                <w:szCs w:val="20"/>
                <w:highlight w:val="white"/>
                <w:vertAlign w:val="baseline"/>
              </w:rPr>
            </w:pPr>
            <w:r w:rsidDel="00000000" w:rsidR="00000000" w:rsidRPr="00000000">
              <w:rPr>
                <w:rtl w:val="0"/>
              </w:rPr>
            </w:r>
          </w:p>
          <w:p w:rsidR="00000000" w:rsidDel="00000000" w:rsidP="00000000" w:rsidRDefault="00000000" w:rsidRPr="00000000" w14:paraId="00000376">
            <w:pPr>
              <w:pBdr>
                <w:top w:space="0" w:sz="0" w:val="nil"/>
                <w:left w:space="0" w:sz="0" w:val="nil"/>
                <w:bottom w:space="0" w:sz="0" w:val="nil"/>
                <w:right w:space="0" w:sz="0" w:val="nil"/>
                <w:between w:space="0" w:sz="0" w:val="nil"/>
              </w:pBdr>
              <w:jc w:val="both"/>
              <w:rPr>
                <w:b w:val="0"/>
                <w:sz w:val="20"/>
                <w:szCs w:val="20"/>
                <w:highlight w:val="white"/>
                <w:vertAlign w:val="baseline"/>
              </w:rPr>
            </w:pPr>
            <w:r w:rsidDel="00000000" w:rsidR="00000000" w:rsidRPr="00000000">
              <w:rPr>
                <w:b w:val="1"/>
                <w:sz w:val="20"/>
                <w:szCs w:val="20"/>
                <w:highlight w:val="white"/>
                <w:vertAlign w:val="baseline"/>
                <w:rtl w:val="0"/>
              </w:rPr>
              <w:t xml:space="preserve">Respuesta:</w:t>
            </w:r>
            <w:r w:rsidDel="00000000" w:rsidR="00000000" w:rsidRPr="00000000">
              <w:rPr>
                <w:rtl w:val="0"/>
              </w:rPr>
            </w:r>
          </w:p>
          <w:p w:rsidR="00000000" w:rsidDel="00000000" w:rsidP="00000000" w:rsidRDefault="00000000" w:rsidRPr="00000000" w14:paraId="00000377">
            <w:pPr>
              <w:pBdr>
                <w:top w:space="0" w:sz="0" w:val="nil"/>
                <w:left w:space="0" w:sz="0" w:val="nil"/>
                <w:bottom w:space="0" w:sz="0" w:val="nil"/>
                <w:right w:space="0" w:sz="0" w:val="nil"/>
                <w:between w:space="0" w:sz="0" w:val="nil"/>
              </w:pBdr>
              <w:jc w:val="both"/>
              <w:rPr>
                <w:sz w:val="20"/>
                <w:szCs w:val="20"/>
                <w:highlight w:val="white"/>
                <w:vertAlign w:val="baseline"/>
              </w:rPr>
            </w:pPr>
            <w:r w:rsidDel="00000000" w:rsidR="00000000" w:rsidRPr="00000000">
              <w:rPr>
                <w:rtl w:val="0"/>
              </w:rPr>
            </w:r>
          </w:p>
          <w:tbl>
            <w:tblPr>
              <w:tblStyle w:val="Table17"/>
              <w:tblW w:w="2700.0" w:type="dxa"/>
              <w:jc w:val="center"/>
              <w:tblLayout w:type="fixed"/>
              <w:tblLook w:val="0000"/>
            </w:tblPr>
            <w:tblGrid>
              <w:gridCol w:w="1200"/>
              <w:gridCol w:w="1500"/>
              <w:tblGridChange w:id="0">
                <w:tblGrid>
                  <w:gridCol w:w="1200"/>
                  <w:gridCol w:w="1500"/>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8">
                  <w:pPr>
                    <w:jc w:val="center"/>
                    <w:rPr>
                      <w:b w:val="0"/>
                      <w:color w:val="000000"/>
                      <w:sz w:val="20"/>
                      <w:szCs w:val="20"/>
                      <w:vertAlign w:val="baseline"/>
                    </w:rPr>
                  </w:pPr>
                  <w:r w:rsidDel="00000000" w:rsidR="00000000" w:rsidRPr="00000000">
                    <w:rPr>
                      <w:b w:val="1"/>
                      <w:color w:val="000000"/>
                      <w:sz w:val="20"/>
                      <w:szCs w:val="20"/>
                      <w:vertAlign w:val="baseline"/>
                      <w:rtl w:val="0"/>
                    </w:rPr>
                    <w:t xml:space="preserve">VAN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79">
                  <w:pPr>
                    <w:jc w:val="right"/>
                    <w:rPr>
                      <w:color w:val="000000"/>
                      <w:sz w:val="20"/>
                      <w:szCs w:val="20"/>
                      <w:vertAlign w:val="baseline"/>
                    </w:rPr>
                  </w:pPr>
                  <w:r w:rsidDel="00000000" w:rsidR="00000000" w:rsidRPr="00000000">
                    <w:rPr>
                      <w:color w:val="000000"/>
                      <w:sz w:val="20"/>
                      <w:szCs w:val="20"/>
                      <w:vertAlign w:val="baseline"/>
                      <w:rtl w:val="0"/>
                    </w:rPr>
                    <w:t xml:space="preserve">$ 2.738.264,85</w:t>
                  </w:r>
                </w:p>
              </w:tc>
            </w:tr>
            <w:tr>
              <w:trPr>
                <w:trHeight w:val="300"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7A">
                  <w:pPr>
                    <w:jc w:val="center"/>
                    <w:rPr>
                      <w:b w:val="0"/>
                      <w:color w:val="000000"/>
                      <w:sz w:val="20"/>
                      <w:szCs w:val="20"/>
                      <w:vertAlign w:val="baseline"/>
                    </w:rPr>
                  </w:pPr>
                  <w:r w:rsidDel="00000000" w:rsidR="00000000" w:rsidRPr="00000000">
                    <w:rPr>
                      <w:b w:val="1"/>
                      <w:color w:val="000000"/>
                      <w:sz w:val="20"/>
                      <w:szCs w:val="20"/>
                      <w:vertAlign w:val="baseline"/>
                      <w:rtl w:val="0"/>
                    </w:rPr>
                    <w:t xml:space="preserve">TIR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7B">
                  <w:pPr>
                    <w:jc w:val="right"/>
                    <w:rPr>
                      <w:color w:val="000000"/>
                      <w:sz w:val="20"/>
                      <w:szCs w:val="20"/>
                      <w:vertAlign w:val="baseline"/>
                    </w:rPr>
                  </w:pPr>
                  <w:r w:rsidDel="00000000" w:rsidR="00000000" w:rsidRPr="00000000">
                    <w:rPr>
                      <w:color w:val="000000"/>
                      <w:sz w:val="20"/>
                      <w:szCs w:val="20"/>
                      <w:vertAlign w:val="baseline"/>
                      <w:rtl w:val="0"/>
                    </w:rPr>
                    <w:t xml:space="preserve">18%</w:t>
                  </w:r>
                </w:p>
              </w:tc>
            </w:tr>
          </w:tbl>
          <w:p w:rsidR="00000000" w:rsidDel="00000000" w:rsidP="00000000" w:rsidRDefault="00000000" w:rsidRPr="00000000" w14:paraId="0000037C">
            <w:pPr>
              <w:pBdr>
                <w:top w:space="0" w:sz="0" w:val="nil"/>
                <w:left w:space="0" w:sz="0" w:val="nil"/>
                <w:bottom w:space="0" w:sz="0" w:val="nil"/>
                <w:right w:space="0" w:sz="0" w:val="nil"/>
                <w:between w:space="0" w:sz="0" w:val="nil"/>
              </w:pBdr>
              <w:jc w:val="both"/>
              <w:rPr>
                <w:sz w:val="20"/>
                <w:szCs w:val="20"/>
                <w:highlight w:val="white"/>
                <w:vertAlign w:val="baseline"/>
              </w:rPr>
            </w:pPr>
            <w:r w:rsidDel="00000000" w:rsidR="00000000" w:rsidRPr="00000000">
              <w:rPr>
                <w:rtl w:val="0"/>
              </w:rPr>
            </w:r>
          </w:p>
          <w:p w:rsidR="00000000" w:rsidDel="00000000" w:rsidP="00000000" w:rsidRDefault="00000000" w:rsidRPr="00000000" w14:paraId="0000037D">
            <w:pPr>
              <w:shd w:fill="ffffff" w:val="clear"/>
              <w:spacing w:before="280" w:lineRule="auto"/>
              <w:jc w:val="center"/>
              <w:rPr>
                <w:sz w:val="20"/>
                <w:szCs w:val="20"/>
                <w:vertAlign w:val="baseline"/>
              </w:rPr>
            </w:pPr>
            <w:r w:rsidDel="00000000" w:rsidR="00000000" w:rsidRPr="00000000">
              <w:rPr>
                <w:sz w:val="20"/>
                <w:szCs w:val="20"/>
                <w:vertAlign w:val="baseline"/>
                <w:rtl w:val="0"/>
              </w:rPr>
              <w:t xml:space="preserve">Fuente: elaboración propia</w:t>
            </w:r>
          </w:p>
          <w:p w:rsidR="00000000" w:rsidDel="00000000" w:rsidP="00000000" w:rsidRDefault="00000000" w:rsidRPr="00000000" w14:paraId="0000037E">
            <w:pPr>
              <w:pBdr>
                <w:top w:space="0" w:sz="0" w:val="nil"/>
                <w:left w:space="0" w:sz="0" w:val="nil"/>
                <w:bottom w:space="0" w:sz="0" w:val="nil"/>
                <w:right w:space="0" w:sz="0" w:val="nil"/>
                <w:between w:space="0" w:sz="0" w:val="nil"/>
              </w:pBdr>
              <w:jc w:val="both"/>
              <w:rPr>
                <w:sz w:val="20"/>
                <w:szCs w:val="20"/>
                <w:highlight w:val="white"/>
                <w:vertAlign w:val="baseline"/>
              </w:rPr>
            </w:pPr>
            <w:r w:rsidDel="00000000" w:rsidR="00000000" w:rsidRPr="00000000">
              <w:rPr>
                <w:rtl w:val="0"/>
              </w:rPr>
            </w:r>
          </w:p>
          <w:p w:rsidR="00000000" w:rsidDel="00000000" w:rsidP="00000000" w:rsidRDefault="00000000" w:rsidRPr="00000000" w14:paraId="0000037F">
            <w:pPr>
              <w:pBdr>
                <w:top w:space="0" w:sz="0" w:val="nil"/>
                <w:left w:space="0" w:sz="0" w:val="nil"/>
                <w:bottom w:space="0" w:sz="0" w:val="nil"/>
                <w:right w:space="0" w:sz="0" w:val="nil"/>
                <w:between w:space="0" w:sz="0" w:val="nil"/>
              </w:pBdr>
              <w:jc w:val="both"/>
              <w:rPr>
                <w:sz w:val="20"/>
                <w:szCs w:val="20"/>
                <w:highlight w:val="white"/>
                <w:vertAlign w:val="baseline"/>
              </w:rPr>
            </w:pPr>
            <w:r w:rsidDel="00000000" w:rsidR="00000000" w:rsidRPr="00000000">
              <w:rPr>
                <w:sz w:val="20"/>
                <w:szCs w:val="20"/>
                <w:highlight w:val="white"/>
                <w:vertAlign w:val="baseline"/>
                <w:rtl w:val="0"/>
              </w:rPr>
              <w:t xml:space="preserve">De acuerdo con lo anterior, se observa que el proyecto es viable, teniendo en cuenta que se recupera la inversión, además de generar una ganancia.  La TIR (184%) es mayor que la tasa de descuento (14%).</w:t>
            </w:r>
          </w:p>
          <w:p w:rsidR="00000000" w:rsidDel="00000000" w:rsidP="00000000" w:rsidRDefault="00000000" w:rsidRPr="00000000" w14:paraId="00000380">
            <w:pPr>
              <w:pBdr>
                <w:top w:space="0" w:sz="0" w:val="nil"/>
                <w:left w:space="0" w:sz="0" w:val="nil"/>
                <w:bottom w:space="0" w:sz="0" w:val="nil"/>
                <w:right w:space="0" w:sz="0" w:val="nil"/>
                <w:between w:space="0" w:sz="0" w:val="nil"/>
              </w:pBdr>
              <w:jc w:val="both"/>
              <w:rPr>
                <w:sz w:val="20"/>
                <w:szCs w:val="20"/>
                <w:highlight w:val="white"/>
                <w:vertAlign w:val="baseline"/>
              </w:rPr>
            </w:pPr>
            <w:r w:rsidDel="00000000" w:rsidR="00000000" w:rsidRPr="00000000">
              <w:rPr>
                <w:rtl w:val="0"/>
              </w:rPr>
            </w:r>
          </w:p>
          <w:p w:rsidR="00000000" w:rsidDel="00000000" w:rsidP="00000000" w:rsidRDefault="00000000" w:rsidRPr="00000000" w14:paraId="00000381">
            <w:pPr>
              <w:shd w:fill="ffffff" w:val="clear"/>
              <w:jc w:val="both"/>
              <w:rPr>
                <w:sz w:val="20"/>
                <w:szCs w:val="20"/>
                <w:vertAlign w:val="baseline"/>
              </w:rPr>
            </w:pPr>
            <w:r w:rsidDel="00000000" w:rsidR="00000000" w:rsidRPr="00000000">
              <w:rPr>
                <w:sz w:val="20"/>
                <w:szCs w:val="20"/>
                <w:highlight w:val="yellow"/>
                <w:vertAlign w:val="baseline"/>
                <w:rtl w:val="0"/>
              </w:rPr>
              <w:t xml:space="preserve">(P28)</w:t>
            </w:r>
            <w:r w:rsidDel="00000000" w:rsidR="00000000" w:rsidRPr="00000000">
              <w:rPr>
                <w:sz w:val="20"/>
                <w:szCs w:val="20"/>
                <w:vertAlign w:val="baseline"/>
                <w:rtl w:val="0"/>
              </w:rPr>
              <w:t xml:space="preserve"> Para ampliar esta información, usted deberá ingresar a la biblioteca del Servicio Nacional de Aprendizaje (SENA), donde encuentra libros de apoyo.  A continuación se relaciona el enlace sugerido para fortalecer la temática propuesta:</w:t>
            </w:r>
          </w:p>
          <w:p w:rsidR="00000000" w:rsidDel="00000000" w:rsidP="00000000" w:rsidRDefault="00000000" w:rsidRPr="00000000" w14:paraId="00000382">
            <w:pPr>
              <w:shd w:fill="ffffff" w:val="clear"/>
              <w:rPr>
                <w:sz w:val="20"/>
                <w:szCs w:val="20"/>
                <w:vertAlign w:val="baseline"/>
              </w:rPr>
            </w:pPr>
            <w:r w:rsidDel="00000000" w:rsidR="00000000" w:rsidRPr="00000000">
              <w:rPr>
                <w:rtl w:val="0"/>
              </w:rPr>
            </w:r>
          </w:p>
          <w:p w:rsidR="00000000" w:rsidDel="00000000" w:rsidP="00000000" w:rsidRDefault="00000000" w:rsidRPr="00000000" w14:paraId="00000383">
            <w:pPr>
              <w:shd w:fill="ffffff" w:val="clear"/>
              <w:jc w:val="both"/>
              <w:rPr>
                <w:sz w:val="20"/>
                <w:szCs w:val="20"/>
                <w:vertAlign w:val="baseline"/>
              </w:rPr>
            </w:pPr>
            <w:r w:rsidDel="00000000" w:rsidR="00000000" w:rsidRPr="00000000">
              <w:rPr>
                <w:sz w:val="20"/>
                <w:szCs w:val="20"/>
                <w:vertAlign w:val="baseline"/>
                <w:rtl w:val="0"/>
              </w:rPr>
              <w:t xml:space="preserve">Tello, L. B. (2019). </w:t>
            </w:r>
            <w:r w:rsidDel="00000000" w:rsidR="00000000" w:rsidRPr="00000000">
              <w:rPr>
                <w:i w:val="1"/>
                <w:sz w:val="20"/>
                <w:szCs w:val="20"/>
                <w:vertAlign w:val="baseline"/>
                <w:rtl w:val="0"/>
              </w:rPr>
              <w:t xml:space="preserve">Herramientas financieras y valoración de activos y pasivos financieros bajo NIIF</w:t>
            </w:r>
            <w:r w:rsidDel="00000000" w:rsidR="00000000" w:rsidRPr="00000000">
              <w:rPr>
                <w:sz w:val="20"/>
                <w:szCs w:val="20"/>
                <w:vertAlign w:val="baseline"/>
                <w:rtl w:val="0"/>
              </w:rPr>
              <w:t xml:space="preserve">. Santiago de Cali: Editorial Universidad Icesi. </w:t>
            </w:r>
            <w:hyperlink r:id="rId48">
              <w:r w:rsidDel="00000000" w:rsidR="00000000" w:rsidRPr="00000000">
                <w:rPr>
                  <w:color w:val="0000ff"/>
                  <w:sz w:val="20"/>
                  <w:szCs w:val="20"/>
                  <w:u w:val="single"/>
                  <w:vertAlign w:val="baseline"/>
                  <w:rtl w:val="0"/>
                </w:rPr>
                <w:t xml:space="preserve">https://elibro-net.bdigital.sena.edu.co/es/ereader/senavirtual/130247?page=279</w:t>
              </w:r>
            </w:hyperlink>
            <w:r w:rsidDel="00000000" w:rsidR="00000000" w:rsidRPr="00000000">
              <w:rPr>
                <w:rtl w:val="0"/>
              </w:rPr>
            </w:r>
          </w:p>
          <w:p w:rsidR="00000000" w:rsidDel="00000000" w:rsidP="00000000" w:rsidRDefault="00000000" w:rsidRPr="00000000" w14:paraId="00000384">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85">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86">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87">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88">
            <w:pPr>
              <w:shd w:fill="ffffff" w:val="clear"/>
              <w:jc w:val="both"/>
              <w:rPr>
                <w:b w:val="0"/>
                <w:sz w:val="20"/>
                <w:szCs w:val="20"/>
                <w:vertAlign w:val="baselin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89">
            <w:pPr>
              <w:shd w:fill="ffffff" w:val="clear"/>
              <w:jc w:val="both"/>
              <w:rPr>
                <w:b w:val="0"/>
                <w:sz w:val="20"/>
                <w:szCs w:val="20"/>
                <w:vertAlign w:val="baseline"/>
              </w:rPr>
            </w:pPr>
            <w:r w:rsidDel="00000000" w:rsidR="00000000" w:rsidRPr="00000000">
              <w:rPr>
                <w:b w:val="1"/>
                <w:sz w:val="20"/>
                <w:szCs w:val="20"/>
                <w:vertAlign w:val="baseline"/>
                <w:rtl w:val="0"/>
              </w:rPr>
              <w:t xml:space="preserve">MULTIMEDIA (TEXTO E IMAGEN)</w:t>
            </w:r>
            <w:r w:rsidDel="00000000" w:rsidR="00000000" w:rsidRPr="00000000">
              <w:rPr>
                <w:rtl w:val="0"/>
              </w:rPr>
            </w:r>
          </w:p>
          <w:p w:rsidR="00000000" w:rsidDel="00000000" w:rsidP="00000000" w:rsidRDefault="00000000" w:rsidRPr="00000000" w14:paraId="0000038A">
            <w:pPr>
              <w:shd w:fill="ffffff" w:val="clear"/>
              <w:jc w:val="both"/>
              <w:rPr>
                <w:b w:val="0"/>
                <w:sz w:val="20"/>
                <w:szCs w:val="20"/>
                <w:vertAlign w:val="baseline"/>
              </w:rPr>
            </w:pPr>
            <w:r w:rsidDel="00000000" w:rsidR="00000000" w:rsidRPr="00000000">
              <w:rPr>
                <w:sz w:val="20"/>
                <w:szCs w:val="20"/>
                <w:vertAlign w:val="baseline"/>
                <w:rtl w:val="0"/>
              </w:rPr>
              <w:t xml:space="preserve">Se requiere una presentación (botones adelante atrás) multimedia.</w:t>
            </w:r>
            <w:r w:rsidDel="00000000" w:rsidR="00000000" w:rsidRPr="00000000">
              <w:rPr>
                <w:rtl w:val="0"/>
              </w:rPr>
            </w:r>
          </w:p>
          <w:p w:rsidR="00000000" w:rsidDel="00000000" w:rsidP="00000000" w:rsidRDefault="00000000" w:rsidRPr="00000000" w14:paraId="0000038B">
            <w:pPr>
              <w:shd w:fill="ffffff" w:val="clear"/>
              <w:jc w:val="both"/>
              <w:rPr>
                <w:sz w:val="20"/>
                <w:szCs w:val="20"/>
                <w:vertAlign w:val="baseline"/>
              </w:rPr>
            </w:pPr>
            <w:r w:rsidDel="00000000" w:rsidR="00000000" w:rsidRPr="00000000">
              <w:rPr>
                <w:sz w:val="20"/>
                <w:szCs w:val="20"/>
                <w:vertAlign w:val="baseline"/>
                <w:rtl w:val="0"/>
              </w:rPr>
              <w:t xml:space="preserve">En este slide se muestra la información de la introducción al tema </w:t>
            </w:r>
            <w:r w:rsidDel="00000000" w:rsidR="00000000" w:rsidRPr="00000000">
              <w:rPr>
                <w:sz w:val="20"/>
                <w:szCs w:val="20"/>
                <w:highlight w:val="yellow"/>
                <w:vertAlign w:val="baseline"/>
                <w:rtl w:val="0"/>
              </w:rPr>
              <w:t xml:space="preserve">(P0)</w:t>
            </w:r>
            <w:r w:rsidDel="00000000" w:rsidR="00000000" w:rsidRPr="00000000">
              <w:rPr>
                <w:sz w:val="20"/>
                <w:szCs w:val="20"/>
                <w:vertAlign w:val="baseline"/>
                <w:rtl w:val="0"/>
              </w:rPr>
              <w:t xml:space="preserve">, acompañado de la voz del personaje.</w:t>
            </w:r>
          </w:p>
          <w:p w:rsidR="00000000" w:rsidDel="00000000" w:rsidP="00000000" w:rsidRDefault="00000000" w:rsidRPr="00000000" w14:paraId="0000038C">
            <w:pPr>
              <w:shd w:fill="ffffff" w:val="clear"/>
              <w:jc w:val="both"/>
              <w:rPr>
                <w:sz w:val="20"/>
                <w:szCs w:val="20"/>
                <w:highlight w:val="white"/>
                <w:vertAlign w:val="baseline"/>
              </w:rPr>
            </w:pPr>
            <w:r w:rsidDel="00000000" w:rsidR="00000000" w:rsidRPr="00000000">
              <w:rPr>
                <w:rtl w:val="0"/>
              </w:rPr>
            </w:r>
          </w:p>
          <w:p w:rsidR="00000000" w:rsidDel="00000000" w:rsidP="00000000" w:rsidRDefault="00000000" w:rsidRPr="00000000" w14:paraId="0000038D">
            <w:pPr>
              <w:shd w:fill="ffffff" w:val="clear"/>
              <w:jc w:val="both"/>
              <w:rPr>
                <w:sz w:val="20"/>
                <w:szCs w:val="20"/>
                <w:vertAlign w:val="baseline"/>
              </w:rPr>
            </w:pPr>
            <w:r w:rsidDel="00000000" w:rsidR="00000000" w:rsidRPr="00000000">
              <w:rPr>
                <w:sz w:val="20"/>
                <w:szCs w:val="20"/>
                <w:highlight w:val="yellow"/>
                <w:vertAlign w:val="baseline"/>
                <w:rtl w:val="0"/>
              </w:rPr>
              <w:t xml:space="preserve">(P1)</w:t>
            </w:r>
            <w:r w:rsidDel="00000000" w:rsidR="00000000" w:rsidRPr="00000000">
              <w:rPr>
                <w:sz w:val="20"/>
                <w:szCs w:val="20"/>
                <w:vertAlign w:val="baseline"/>
                <w:rtl w:val="0"/>
              </w:rPr>
              <w:t xml:space="preserve"> </w:t>
            </w:r>
          </w:p>
          <w:p w:rsidR="00000000" w:rsidDel="00000000" w:rsidP="00000000" w:rsidRDefault="00000000" w:rsidRPr="00000000" w14:paraId="0000038E">
            <w:pPr>
              <w:shd w:fill="ffffff" w:val="clear"/>
              <w:jc w:val="both"/>
              <w:rPr>
                <w:sz w:val="20"/>
                <w:szCs w:val="20"/>
                <w:highlight w:val="white"/>
                <w:vertAlign w:val="baseline"/>
              </w:rPr>
            </w:pPr>
            <w:r w:rsidDel="00000000" w:rsidR="00000000" w:rsidRPr="00000000">
              <w:rPr>
                <w:sz w:val="20"/>
                <w:szCs w:val="20"/>
                <w:highlight w:val="white"/>
                <w:vertAlign w:val="baseline"/>
                <w:rtl w:val="0"/>
              </w:rPr>
              <w:t xml:space="preserve">Posteriormente, se menciona mediante audio la temática que se abordará. El objetivo es que se construya el gráfico de forma secuencial.</w:t>
            </w:r>
          </w:p>
          <w:p w:rsidR="00000000" w:rsidDel="00000000" w:rsidP="00000000" w:rsidRDefault="00000000" w:rsidRPr="00000000" w14:paraId="0000038F">
            <w:pPr>
              <w:shd w:fill="ffffff" w:val="clear"/>
              <w:jc w:val="both"/>
              <w:rPr>
                <w:b w:val="0"/>
                <w:sz w:val="20"/>
                <w:szCs w:val="20"/>
                <w:highlight w:val="white"/>
                <w:vertAlign w:val="baseline"/>
              </w:rPr>
            </w:pPr>
            <w:r w:rsidDel="00000000" w:rsidR="00000000" w:rsidRPr="00000000">
              <w:rPr>
                <w:rtl w:val="0"/>
              </w:rPr>
            </w:r>
          </w:p>
          <w:p w:rsidR="00000000" w:rsidDel="00000000" w:rsidP="00000000" w:rsidRDefault="00000000" w:rsidRPr="00000000" w14:paraId="00000390">
            <w:pPr>
              <w:jc w:val="center"/>
              <w:rPr>
                <w:sz w:val="20"/>
                <w:szCs w:val="20"/>
                <w:vertAlign w:val="baseline"/>
              </w:rPr>
            </w:pPr>
            <w:r w:rsidDel="00000000" w:rsidR="00000000" w:rsidRPr="00000000">
              <w:rPr>
                <w:vertAlign w:val="baseline"/>
              </w:rPr>
              <w:drawing>
                <wp:inline distB="0" distT="0" distL="114300" distR="114300">
                  <wp:extent cx="2209800" cy="1381125"/>
                  <wp:effectExtent b="0" l="0" r="0" t="0"/>
                  <wp:docPr id="1111" name="image44.jpg"/>
                  <a:graphic>
                    <a:graphicData uri="http://schemas.openxmlformats.org/drawingml/2006/picture">
                      <pic:pic>
                        <pic:nvPicPr>
                          <pic:cNvPr id="0" name="image44.jpg"/>
                          <pic:cNvPicPr preferRelativeResize="0"/>
                        </pic:nvPicPr>
                        <pic:blipFill>
                          <a:blip r:embed="rId49"/>
                          <a:srcRect b="0" l="0" r="0" t="0"/>
                          <a:stretch>
                            <a:fillRect/>
                          </a:stretch>
                        </pic:blipFill>
                        <pic:spPr>
                          <a:xfrm>
                            <a:off x="0" y="0"/>
                            <a:ext cx="220980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rPr>
                <w:sz w:val="20"/>
                <w:szCs w:val="20"/>
                <w:vertAlign w:val="baseline"/>
              </w:rPr>
            </w:pPr>
            <w:r w:rsidDel="00000000" w:rsidR="00000000" w:rsidRPr="00000000">
              <w:rPr>
                <w:rtl w:val="0"/>
              </w:rPr>
            </w:r>
          </w:p>
          <w:p w:rsidR="00000000" w:rsidDel="00000000" w:rsidP="00000000" w:rsidRDefault="00000000" w:rsidRPr="00000000" w14:paraId="00000392">
            <w:pPr>
              <w:rPr>
                <w:sz w:val="20"/>
                <w:szCs w:val="20"/>
                <w:vertAlign w:val="baseline"/>
              </w:rPr>
            </w:pPr>
            <w:r w:rsidDel="00000000" w:rsidR="00000000" w:rsidRPr="00000000">
              <w:rPr>
                <w:sz w:val="20"/>
                <w:szCs w:val="20"/>
                <w:vertAlign w:val="baseline"/>
                <w:rtl w:val="0"/>
              </w:rPr>
              <w:t xml:space="preserve">Dar clic para ver </w:t>
            </w:r>
            <w:hyperlink r:id="rId50">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393">
            <w:pPr>
              <w:shd w:fill="ffffff" w:val="clear"/>
              <w:jc w:val="both"/>
              <w:rPr>
                <w:b w:val="0"/>
                <w:sz w:val="20"/>
                <w:szCs w:val="20"/>
                <w:highlight w:val="white"/>
                <w:vertAlign w:val="baseline"/>
              </w:rPr>
            </w:pPr>
            <w:r w:rsidDel="00000000" w:rsidR="00000000" w:rsidRPr="00000000">
              <w:rPr>
                <w:rtl w:val="0"/>
              </w:rPr>
            </w:r>
          </w:p>
          <w:p w:rsidR="00000000" w:rsidDel="00000000" w:rsidP="00000000" w:rsidRDefault="00000000" w:rsidRPr="00000000" w14:paraId="00000394">
            <w:pPr>
              <w:shd w:fill="ffffff" w:val="clear"/>
              <w:jc w:val="both"/>
              <w:rPr>
                <w:sz w:val="20"/>
                <w:szCs w:val="20"/>
                <w:highlight w:val="yellow"/>
                <w:vertAlign w:val="baseline"/>
              </w:rPr>
            </w:pPr>
            <w:r w:rsidDel="00000000" w:rsidR="00000000" w:rsidRPr="00000000">
              <w:rPr>
                <w:sz w:val="20"/>
                <w:szCs w:val="20"/>
                <w:highlight w:val="yellow"/>
                <w:vertAlign w:val="baseline"/>
                <w:rtl w:val="0"/>
              </w:rPr>
              <w:t xml:space="preserve">(P2)</w:t>
            </w:r>
          </w:p>
          <w:p w:rsidR="00000000" w:rsidDel="00000000" w:rsidP="00000000" w:rsidRDefault="00000000" w:rsidRPr="00000000" w14:paraId="00000395">
            <w:pPr>
              <w:pBdr>
                <w:top w:space="0" w:sz="0" w:val="nil"/>
                <w:left w:space="0" w:sz="0" w:val="nil"/>
                <w:bottom w:space="0" w:sz="0" w:val="nil"/>
                <w:right w:space="0" w:sz="0" w:val="nil"/>
                <w:between w:space="0" w:sz="0" w:val="nil"/>
              </w:pBdr>
              <w:jc w:val="both"/>
              <w:rPr>
                <w:b w:val="0"/>
                <w:sz w:val="20"/>
                <w:szCs w:val="20"/>
                <w:vertAlign w:val="baseline"/>
              </w:rPr>
            </w:pPr>
            <w:r w:rsidDel="00000000" w:rsidR="00000000" w:rsidRPr="00000000">
              <w:rPr>
                <w:sz w:val="20"/>
                <w:szCs w:val="20"/>
                <w:vertAlign w:val="baseline"/>
                <w:rtl w:val="0"/>
              </w:rPr>
              <w:t xml:space="preserve">El numeral 1.1, se propone que aparezca la siguiente imagen, donde se incorpore el Título “</w:t>
            </w:r>
            <w:r w:rsidDel="00000000" w:rsidR="00000000" w:rsidRPr="00000000">
              <w:rPr>
                <w:b w:val="1"/>
                <w:sz w:val="20"/>
                <w:szCs w:val="20"/>
                <w:vertAlign w:val="baseline"/>
                <w:rtl w:val="0"/>
              </w:rPr>
              <w:t xml:space="preserve">Concepto Matemáticas Financieras</w:t>
            </w:r>
            <w:r w:rsidDel="00000000" w:rsidR="00000000" w:rsidRPr="00000000">
              <w:rPr>
                <w:sz w:val="20"/>
                <w:szCs w:val="20"/>
                <w:vertAlign w:val="baseline"/>
                <w:rtl w:val="0"/>
              </w:rPr>
              <w:t xml:space="preserve">”, en negrilla y posteriormente se vincula el audio con el texto. </w:t>
            </w:r>
            <w:r w:rsidDel="00000000" w:rsidR="00000000" w:rsidRPr="00000000">
              <w:rPr>
                <w:rtl w:val="0"/>
              </w:rPr>
            </w:r>
          </w:p>
          <w:p w:rsidR="00000000" w:rsidDel="00000000" w:rsidP="00000000" w:rsidRDefault="00000000" w:rsidRPr="00000000" w14:paraId="00000396">
            <w:pPr>
              <w:shd w:fill="ffffff" w:val="clear"/>
              <w:jc w:val="both"/>
              <w:rPr>
                <w:b w:val="0"/>
                <w:sz w:val="20"/>
                <w:szCs w:val="20"/>
                <w:highlight w:val="white"/>
                <w:vertAlign w:val="baseline"/>
              </w:rPr>
            </w:pPr>
            <w:r w:rsidDel="00000000" w:rsidR="00000000" w:rsidRPr="00000000">
              <w:rPr>
                <w:rtl w:val="0"/>
              </w:rPr>
            </w:r>
          </w:p>
          <w:p w:rsidR="00000000" w:rsidDel="00000000" w:rsidP="00000000" w:rsidRDefault="00000000" w:rsidRPr="00000000" w14:paraId="00000397">
            <w:pPr>
              <w:shd w:fill="ffffff" w:val="clear"/>
              <w:jc w:val="both"/>
              <w:rPr>
                <w:b w:val="0"/>
                <w:sz w:val="20"/>
                <w:szCs w:val="20"/>
                <w:highlight w:val="white"/>
                <w:vertAlign w:val="baseline"/>
              </w:rPr>
            </w:pPr>
            <w:r w:rsidDel="00000000" w:rsidR="00000000" w:rsidRPr="00000000">
              <w:rPr>
                <w:rtl w:val="0"/>
              </w:rPr>
            </w:r>
          </w:p>
          <w:p w:rsidR="00000000" w:rsidDel="00000000" w:rsidP="00000000" w:rsidRDefault="00000000" w:rsidRPr="00000000" w14:paraId="00000398">
            <w:pPr>
              <w:shd w:fill="ffffff" w:val="clear"/>
              <w:jc w:val="center"/>
              <w:rPr>
                <w:b w:val="0"/>
                <w:sz w:val="20"/>
                <w:szCs w:val="20"/>
                <w:highlight w:val="white"/>
                <w:vertAlign w:val="baseline"/>
              </w:rPr>
            </w:pPr>
            <w:r w:rsidDel="00000000" w:rsidR="00000000" w:rsidRPr="00000000">
              <w:rPr>
                <w:sz w:val="20"/>
                <w:szCs w:val="20"/>
                <w:vertAlign w:val="baseline"/>
              </w:rPr>
              <w:drawing>
                <wp:inline distB="0" distT="0" distL="114300" distR="114300">
                  <wp:extent cx="2263140" cy="1270000"/>
                  <wp:effectExtent b="0" l="0" r="0" t="0"/>
                  <wp:docPr descr="Financial statements analysis, implementing business solutions vector. Accounting vector illustration. Flat math calculation persons concept. Company finance and tax calculation." id="1112" name="image43.jpg"/>
                  <a:graphic>
                    <a:graphicData uri="http://schemas.openxmlformats.org/drawingml/2006/picture">
                      <pic:pic>
                        <pic:nvPicPr>
                          <pic:cNvPr descr="Financial statements analysis, implementing business solutions vector. Accounting vector illustration. Flat math calculation persons concept. Company finance and tax calculation." id="0" name="image43.jpg"/>
                          <pic:cNvPicPr preferRelativeResize="0"/>
                        </pic:nvPicPr>
                        <pic:blipFill>
                          <a:blip r:embed="rId51"/>
                          <a:srcRect b="0" l="0" r="0" t="0"/>
                          <a:stretch>
                            <a:fillRect/>
                          </a:stretch>
                        </pic:blipFill>
                        <pic:spPr>
                          <a:xfrm>
                            <a:off x="0" y="0"/>
                            <a:ext cx="226314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shd w:fill="ffffff" w:val="clear"/>
              <w:jc w:val="both"/>
              <w:rPr>
                <w:b w:val="0"/>
                <w:sz w:val="20"/>
                <w:szCs w:val="20"/>
                <w:highlight w:val="white"/>
                <w:vertAlign w:val="baseline"/>
              </w:rPr>
            </w:pPr>
            <w:r w:rsidDel="00000000" w:rsidR="00000000" w:rsidRPr="00000000">
              <w:rPr>
                <w:rtl w:val="0"/>
              </w:rPr>
            </w:r>
          </w:p>
          <w:p w:rsidR="00000000" w:rsidDel="00000000" w:rsidP="00000000" w:rsidRDefault="00000000" w:rsidRPr="00000000" w14:paraId="0000039A">
            <w:pPr>
              <w:shd w:fill="ffffff" w:val="clear"/>
              <w:jc w:val="both"/>
              <w:rPr>
                <w:sz w:val="20"/>
                <w:szCs w:val="20"/>
                <w:highlight w:val="white"/>
                <w:vertAlign w:val="baseline"/>
              </w:rPr>
            </w:pPr>
            <w:r w:rsidDel="00000000" w:rsidR="00000000" w:rsidRPr="00000000">
              <w:rPr>
                <w:sz w:val="20"/>
                <w:szCs w:val="20"/>
                <w:highlight w:val="white"/>
                <w:vertAlign w:val="baseline"/>
                <w:rtl w:val="0"/>
              </w:rPr>
              <w:t xml:space="preserve">Dar clic para ver </w:t>
            </w:r>
            <w:hyperlink r:id="rId52">
              <w:r w:rsidDel="00000000" w:rsidR="00000000" w:rsidRPr="00000000">
                <w:rPr>
                  <w:color w:val="0000ff"/>
                  <w:sz w:val="20"/>
                  <w:szCs w:val="20"/>
                  <w:highlight w:val="white"/>
                  <w:u w:val="single"/>
                  <w:vertAlign w:val="baseline"/>
                  <w:rtl w:val="0"/>
                </w:rPr>
                <w:t xml:space="preserve">Imagen</w:t>
              </w:r>
            </w:hyperlink>
            <w:r w:rsidDel="00000000" w:rsidR="00000000" w:rsidRPr="00000000">
              <w:rPr>
                <w:rtl w:val="0"/>
              </w:rPr>
            </w:r>
          </w:p>
          <w:p w:rsidR="00000000" w:rsidDel="00000000" w:rsidP="00000000" w:rsidRDefault="00000000" w:rsidRPr="00000000" w14:paraId="0000039B">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39C">
            <w:pPr>
              <w:shd w:fill="ffffff" w:val="clear"/>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39D">
            <w:pPr>
              <w:shd w:fill="ffffff" w:val="clear"/>
              <w:jc w:val="both"/>
              <w:rPr>
                <w:sz w:val="20"/>
                <w:szCs w:val="20"/>
                <w:highlight w:val="yellow"/>
                <w:vertAlign w:val="baseline"/>
              </w:rPr>
            </w:pPr>
            <w:r w:rsidDel="00000000" w:rsidR="00000000" w:rsidRPr="00000000">
              <w:rPr>
                <w:sz w:val="20"/>
                <w:szCs w:val="20"/>
                <w:highlight w:val="yellow"/>
                <w:vertAlign w:val="baseline"/>
                <w:rtl w:val="0"/>
              </w:rPr>
              <w:t xml:space="preserve">(P3) </w:t>
            </w:r>
          </w:p>
          <w:p w:rsidR="00000000" w:rsidDel="00000000" w:rsidP="00000000" w:rsidRDefault="00000000" w:rsidRPr="00000000" w14:paraId="0000039E">
            <w:pPr>
              <w:shd w:fill="ffffff" w:val="clear"/>
              <w:jc w:val="both"/>
              <w:rPr>
                <w:color w:val="000000"/>
                <w:sz w:val="20"/>
                <w:szCs w:val="20"/>
                <w:vertAlign w:val="baseline"/>
              </w:rPr>
            </w:pPr>
            <w:r w:rsidDel="00000000" w:rsidR="00000000" w:rsidRPr="00000000">
              <w:rPr>
                <w:color w:val="000000"/>
                <w:sz w:val="20"/>
                <w:szCs w:val="20"/>
                <w:vertAlign w:val="baseline"/>
                <w:rtl w:val="0"/>
              </w:rPr>
              <w:t xml:space="preserve">Para realizar el numeral 11.2 se propone un esquema gráfico en diferentes colores que se presente en secuencia, de acuerdo con la información que se relaciona en este numeral. Incorpora el título en el centro </w:t>
            </w:r>
            <w:r w:rsidDel="00000000" w:rsidR="00000000" w:rsidRPr="00000000">
              <w:rPr>
                <w:b w:val="1"/>
                <w:color w:val="000000"/>
                <w:sz w:val="20"/>
                <w:szCs w:val="20"/>
                <w:vertAlign w:val="baseline"/>
                <w:rtl w:val="0"/>
              </w:rPr>
              <w:t xml:space="preserve">“Tasas de interés”,</w:t>
            </w:r>
            <w:r w:rsidDel="00000000" w:rsidR="00000000" w:rsidRPr="00000000">
              <w:rPr>
                <w:color w:val="000000"/>
                <w:sz w:val="20"/>
                <w:szCs w:val="20"/>
                <w:vertAlign w:val="baseline"/>
                <w:rtl w:val="0"/>
              </w:rPr>
              <w:t xml:space="preserve"> posteriormente se presenta el audio con el párrafo introductorio. </w:t>
            </w:r>
          </w:p>
          <w:p w:rsidR="00000000" w:rsidDel="00000000" w:rsidP="00000000" w:rsidRDefault="00000000" w:rsidRPr="00000000" w14:paraId="0000039F">
            <w:pPr>
              <w:shd w:fill="ffffff" w:val="clear"/>
              <w:jc w:val="center"/>
              <w:rPr>
                <w:sz w:val="20"/>
                <w:szCs w:val="20"/>
                <w:vertAlign w:val="baseline"/>
              </w:rPr>
            </w:pPr>
            <w:r w:rsidDel="00000000" w:rsidR="00000000" w:rsidRPr="00000000">
              <w:rPr>
                <w:vertAlign w:val="baseline"/>
              </w:rPr>
              <w:drawing>
                <wp:inline distB="0" distT="0" distL="114300" distR="114300">
                  <wp:extent cx="2243455" cy="1619250"/>
                  <wp:effectExtent b="0" l="0" r="0" t="0"/>
                  <wp:docPr id="1113" name="image20.jpg"/>
                  <a:graphic>
                    <a:graphicData uri="http://schemas.openxmlformats.org/drawingml/2006/picture">
                      <pic:pic>
                        <pic:nvPicPr>
                          <pic:cNvPr id="0" name="image20.jpg"/>
                          <pic:cNvPicPr preferRelativeResize="0"/>
                        </pic:nvPicPr>
                        <pic:blipFill>
                          <a:blip r:embed="rId53"/>
                          <a:srcRect b="0" l="0" r="0" t="0"/>
                          <a:stretch>
                            <a:fillRect/>
                          </a:stretch>
                        </pic:blipFill>
                        <pic:spPr>
                          <a:xfrm>
                            <a:off x="0" y="0"/>
                            <a:ext cx="224345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shd w:fill="ffffff" w:val="clear"/>
              <w:jc w:val="both"/>
              <w:rPr>
                <w:color w:val="000000"/>
                <w:sz w:val="20"/>
                <w:szCs w:val="20"/>
                <w:vertAlign w:val="baseline"/>
              </w:rPr>
            </w:pPr>
            <w:r w:rsidDel="00000000" w:rsidR="00000000" w:rsidRPr="00000000">
              <w:rPr>
                <w:rtl w:val="0"/>
              </w:rPr>
            </w:r>
          </w:p>
          <w:p w:rsidR="00000000" w:rsidDel="00000000" w:rsidP="00000000" w:rsidRDefault="00000000" w:rsidRPr="00000000" w14:paraId="000003A1">
            <w:pPr>
              <w:shd w:fill="ffffff" w:val="clear"/>
              <w:jc w:val="both"/>
              <w:rPr>
                <w:color w:val="000000"/>
                <w:sz w:val="20"/>
                <w:szCs w:val="20"/>
                <w:vertAlign w:val="baseline"/>
              </w:rPr>
            </w:pPr>
            <w:r w:rsidDel="00000000" w:rsidR="00000000" w:rsidRPr="00000000">
              <w:rPr>
                <w:color w:val="000000"/>
                <w:sz w:val="20"/>
                <w:szCs w:val="20"/>
                <w:vertAlign w:val="baseline"/>
                <w:rtl w:val="0"/>
              </w:rPr>
              <w:t xml:space="preserve">Dar clic para ver </w:t>
            </w:r>
            <w:hyperlink r:id="rId54">
              <w:r w:rsidDel="00000000" w:rsidR="00000000" w:rsidRPr="00000000">
                <w:rPr>
                  <w:color w:val="0000ff"/>
                  <w:sz w:val="20"/>
                  <w:szCs w:val="20"/>
                  <w:u w:val="single"/>
                  <w:vertAlign w:val="baseline"/>
                  <w:rtl w:val="0"/>
                </w:rPr>
                <w:t xml:space="preserve">Imagen</w:t>
              </w:r>
            </w:hyperlink>
            <w:r w:rsidDel="00000000" w:rsidR="00000000" w:rsidRPr="00000000">
              <w:rPr>
                <w:rtl w:val="0"/>
              </w:rPr>
            </w:r>
          </w:p>
          <w:p w:rsidR="00000000" w:rsidDel="00000000" w:rsidP="00000000" w:rsidRDefault="00000000" w:rsidRPr="00000000" w14:paraId="000003A2">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3A3">
            <w:pPr>
              <w:shd w:fill="ffffff" w:val="clear"/>
              <w:jc w:val="center"/>
              <w:rPr>
                <w:b w:val="0"/>
                <w:sz w:val="20"/>
                <w:szCs w:val="20"/>
                <w:highlight w:val="white"/>
                <w:vertAlign w:val="baseline"/>
              </w:rPr>
            </w:pPr>
            <w:r w:rsidDel="00000000" w:rsidR="00000000" w:rsidRPr="00000000">
              <w:rPr>
                <w:vertAlign w:val="baseline"/>
              </w:rPr>
              <w:drawing>
                <wp:inline distB="0" distT="0" distL="114300" distR="114300">
                  <wp:extent cx="1857375" cy="1800225"/>
                  <wp:effectExtent b="0" l="0" r="0" t="0"/>
                  <wp:docPr id="1114" name="image20.jpg"/>
                  <a:graphic>
                    <a:graphicData uri="http://schemas.openxmlformats.org/drawingml/2006/picture">
                      <pic:pic>
                        <pic:nvPicPr>
                          <pic:cNvPr id="0" name="image20.jpg"/>
                          <pic:cNvPicPr preferRelativeResize="0"/>
                        </pic:nvPicPr>
                        <pic:blipFill>
                          <a:blip r:embed="rId53"/>
                          <a:srcRect b="0" l="0" r="0" t="0"/>
                          <a:stretch>
                            <a:fillRect/>
                          </a:stretch>
                        </pic:blipFill>
                        <pic:spPr>
                          <a:xfrm>
                            <a:off x="0" y="0"/>
                            <a:ext cx="185737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shd w:fill="ffffff" w:val="clear"/>
              <w:jc w:val="both"/>
              <w:rPr>
                <w:color w:val="000000"/>
                <w:sz w:val="20"/>
                <w:szCs w:val="20"/>
                <w:vertAlign w:val="baseline"/>
              </w:rPr>
            </w:pPr>
            <w:r w:rsidDel="00000000" w:rsidR="00000000" w:rsidRPr="00000000">
              <w:rPr>
                <w:rtl w:val="0"/>
              </w:rPr>
            </w:r>
          </w:p>
          <w:p w:rsidR="00000000" w:rsidDel="00000000" w:rsidP="00000000" w:rsidRDefault="00000000" w:rsidRPr="00000000" w14:paraId="000003A5">
            <w:pPr>
              <w:shd w:fill="ffffff" w:val="clear"/>
              <w:jc w:val="both"/>
              <w:rPr>
                <w:color w:val="000000"/>
                <w:sz w:val="20"/>
                <w:szCs w:val="20"/>
                <w:vertAlign w:val="baseline"/>
              </w:rPr>
            </w:pPr>
            <w:r w:rsidDel="00000000" w:rsidR="00000000" w:rsidRPr="00000000">
              <w:rPr>
                <w:color w:val="000000"/>
                <w:sz w:val="20"/>
                <w:szCs w:val="20"/>
                <w:vertAlign w:val="baseline"/>
                <w:rtl w:val="0"/>
              </w:rPr>
              <w:t xml:space="preserve">Dar clic para ver </w:t>
            </w:r>
            <w:hyperlink r:id="rId55">
              <w:r w:rsidDel="00000000" w:rsidR="00000000" w:rsidRPr="00000000">
                <w:rPr>
                  <w:color w:val="0000ff"/>
                  <w:sz w:val="20"/>
                  <w:szCs w:val="20"/>
                  <w:u w:val="single"/>
                  <w:vertAlign w:val="baseline"/>
                  <w:rtl w:val="0"/>
                </w:rPr>
                <w:t xml:space="preserve">Imagen</w:t>
              </w:r>
            </w:hyperlink>
            <w:r w:rsidDel="00000000" w:rsidR="00000000" w:rsidRPr="00000000">
              <w:rPr>
                <w:rtl w:val="0"/>
              </w:rPr>
            </w:r>
          </w:p>
          <w:p w:rsidR="00000000" w:rsidDel="00000000" w:rsidP="00000000" w:rsidRDefault="00000000" w:rsidRPr="00000000" w14:paraId="000003A6">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A7">
            <w:pPr>
              <w:shd w:fill="ffffff" w:val="clear"/>
              <w:jc w:val="both"/>
              <w:rPr>
                <w:sz w:val="20"/>
                <w:szCs w:val="20"/>
                <w:vertAlign w:val="baseline"/>
              </w:rPr>
            </w:pPr>
            <w:r w:rsidDel="00000000" w:rsidR="00000000" w:rsidRPr="00000000">
              <w:rPr>
                <w:sz w:val="20"/>
                <w:szCs w:val="20"/>
                <w:highlight w:val="yellow"/>
                <w:vertAlign w:val="baseline"/>
                <w:rtl w:val="0"/>
              </w:rPr>
              <w:t xml:space="preserve">(P4)</w:t>
            </w:r>
            <w:r w:rsidDel="00000000" w:rsidR="00000000" w:rsidRPr="00000000">
              <w:rPr>
                <w:sz w:val="20"/>
                <w:szCs w:val="20"/>
                <w:vertAlign w:val="baseline"/>
                <w:rtl w:val="0"/>
              </w:rPr>
              <w:t xml:space="preserve"> </w:t>
            </w:r>
          </w:p>
          <w:p w:rsidR="00000000" w:rsidDel="00000000" w:rsidP="00000000" w:rsidRDefault="00000000" w:rsidRPr="00000000" w14:paraId="000003A8">
            <w:pPr>
              <w:shd w:fill="ffffff" w:val="clear"/>
              <w:jc w:val="both"/>
              <w:rPr>
                <w:sz w:val="20"/>
                <w:szCs w:val="20"/>
                <w:vertAlign w:val="baseline"/>
              </w:rPr>
            </w:pPr>
            <w:r w:rsidDel="00000000" w:rsidR="00000000" w:rsidRPr="00000000">
              <w:rPr>
                <w:sz w:val="20"/>
                <w:szCs w:val="20"/>
                <w:vertAlign w:val="baseline"/>
                <w:rtl w:val="0"/>
              </w:rPr>
              <w:t xml:space="preserve">En la infografía numeral uno, presenta como título </w:t>
            </w:r>
            <w:r w:rsidDel="00000000" w:rsidR="00000000" w:rsidRPr="00000000">
              <w:rPr>
                <w:b w:val="1"/>
                <w:sz w:val="20"/>
                <w:szCs w:val="20"/>
                <w:vertAlign w:val="baseline"/>
                <w:rtl w:val="0"/>
              </w:rPr>
              <w:t xml:space="preserve">“interés</w:t>
            </w:r>
            <w:r w:rsidDel="00000000" w:rsidR="00000000" w:rsidRPr="00000000">
              <w:rPr>
                <w:sz w:val="20"/>
                <w:szCs w:val="20"/>
                <w:vertAlign w:val="baseline"/>
                <w:rtl w:val="0"/>
              </w:rPr>
              <w:t xml:space="preserve">”, al dar clic presenta la información contenida en </w:t>
            </w:r>
            <w:r w:rsidDel="00000000" w:rsidR="00000000" w:rsidRPr="00000000">
              <w:rPr>
                <w:sz w:val="20"/>
                <w:szCs w:val="20"/>
                <w:highlight w:val="yellow"/>
                <w:vertAlign w:val="baseline"/>
                <w:rtl w:val="0"/>
              </w:rPr>
              <w:t xml:space="preserve">(P4)</w:t>
            </w:r>
            <w:r w:rsidDel="00000000" w:rsidR="00000000" w:rsidRPr="00000000">
              <w:rPr>
                <w:sz w:val="20"/>
                <w:szCs w:val="20"/>
                <w:vertAlign w:val="baseline"/>
                <w:rtl w:val="0"/>
              </w:rPr>
              <w:t xml:space="preserve"> </w:t>
            </w:r>
          </w:p>
          <w:p w:rsidR="00000000" w:rsidDel="00000000" w:rsidP="00000000" w:rsidRDefault="00000000" w:rsidRPr="00000000" w14:paraId="000003A9">
            <w:pPr>
              <w:shd w:fill="ffffff" w:val="clear"/>
              <w:jc w:val="center"/>
              <w:rPr>
                <w:b w:val="0"/>
                <w:sz w:val="20"/>
                <w:szCs w:val="20"/>
                <w:highlight w:val="white"/>
                <w:vertAlign w:val="baseline"/>
              </w:rPr>
            </w:pPr>
            <w:r w:rsidDel="00000000" w:rsidR="00000000" w:rsidRPr="00000000">
              <w:rPr>
                <w:vertAlign w:val="baseline"/>
              </w:rPr>
              <w:drawing>
                <wp:inline distB="0" distT="0" distL="114300" distR="114300">
                  <wp:extent cx="1986280" cy="1800225"/>
                  <wp:effectExtent b="0" l="0" r="0" t="0"/>
                  <wp:docPr id="1115" name="image20.jpg"/>
                  <a:graphic>
                    <a:graphicData uri="http://schemas.openxmlformats.org/drawingml/2006/picture">
                      <pic:pic>
                        <pic:nvPicPr>
                          <pic:cNvPr id="0" name="image20.jpg"/>
                          <pic:cNvPicPr preferRelativeResize="0"/>
                        </pic:nvPicPr>
                        <pic:blipFill>
                          <a:blip r:embed="rId53"/>
                          <a:srcRect b="0" l="0" r="0" t="0"/>
                          <a:stretch>
                            <a:fillRect/>
                          </a:stretch>
                        </pic:blipFill>
                        <pic:spPr>
                          <a:xfrm>
                            <a:off x="0" y="0"/>
                            <a:ext cx="198628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shd w:fill="ffffff" w:val="clear"/>
              <w:jc w:val="both"/>
              <w:rPr>
                <w:color w:val="000000"/>
                <w:sz w:val="20"/>
                <w:szCs w:val="20"/>
                <w:vertAlign w:val="baseline"/>
              </w:rPr>
            </w:pPr>
            <w:r w:rsidDel="00000000" w:rsidR="00000000" w:rsidRPr="00000000">
              <w:rPr>
                <w:rtl w:val="0"/>
              </w:rPr>
            </w:r>
          </w:p>
          <w:p w:rsidR="00000000" w:rsidDel="00000000" w:rsidP="00000000" w:rsidRDefault="00000000" w:rsidRPr="00000000" w14:paraId="000003AB">
            <w:pPr>
              <w:shd w:fill="ffffff" w:val="clear"/>
              <w:jc w:val="both"/>
              <w:rPr>
                <w:color w:val="000000"/>
                <w:sz w:val="20"/>
                <w:szCs w:val="20"/>
                <w:vertAlign w:val="baseline"/>
              </w:rPr>
            </w:pPr>
            <w:r w:rsidDel="00000000" w:rsidR="00000000" w:rsidRPr="00000000">
              <w:rPr>
                <w:color w:val="000000"/>
                <w:sz w:val="20"/>
                <w:szCs w:val="20"/>
                <w:vertAlign w:val="baseline"/>
                <w:rtl w:val="0"/>
              </w:rPr>
              <w:t xml:space="preserve">Dar clic para ver </w:t>
            </w:r>
            <w:hyperlink r:id="rId56">
              <w:r w:rsidDel="00000000" w:rsidR="00000000" w:rsidRPr="00000000">
                <w:rPr>
                  <w:color w:val="0000ff"/>
                  <w:sz w:val="20"/>
                  <w:szCs w:val="20"/>
                  <w:u w:val="single"/>
                  <w:vertAlign w:val="baseline"/>
                  <w:rtl w:val="0"/>
                </w:rPr>
                <w:t xml:space="preserve">Imagen</w:t>
              </w:r>
            </w:hyperlink>
            <w:r w:rsidDel="00000000" w:rsidR="00000000" w:rsidRPr="00000000">
              <w:rPr>
                <w:rtl w:val="0"/>
              </w:rPr>
            </w:r>
          </w:p>
          <w:p w:rsidR="00000000" w:rsidDel="00000000" w:rsidP="00000000" w:rsidRDefault="00000000" w:rsidRPr="00000000" w14:paraId="000003AC">
            <w:pPr>
              <w:shd w:fill="ffffff" w:val="clear"/>
              <w:jc w:val="both"/>
              <w:rPr>
                <w:b w:val="0"/>
                <w:sz w:val="20"/>
                <w:szCs w:val="20"/>
                <w:highlight w:val="white"/>
                <w:vertAlign w:val="baseline"/>
              </w:rPr>
            </w:pPr>
            <w:r w:rsidDel="00000000" w:rsidR="00000000" w:rsidRPr="00000000">
              <w:rPr>
                <w:rtl w:val="0"/>
              </w:rPr>
            </w:r>
          </w:p>
          <w:p w:rsidR="00000000" w:rsidDel="00000000" w:rsidP="00000000" w:rsidRDefault="00000000" w:rsidRPr="00000000" w14:paraId="000003AD">
            <w:pPr>
              <w:shd w:fill="ffffff" w:val="clear"/>
              <w:jc w:val="both"/>
              <w:rPr>
                <w:sz w:val="20"/>
                <w:szCs w:val="20"/>
                <w:vertAlign w:val="baseline"/>
              </w:rPr>
            </w:pPr>
            <w:r w:rsidDel="00000000" w:rsidR="00000000" w:rsidRPr="00000000">
              <w:rPr>
                <w:sz w:val="20"/>
                <w:szCs w:val="20"/>
                <w:highlight w:val="yellow"/>
                <w:vertAlign w:val="baseline"/>
                <w:rtl w:val="0"/>
              </w:rPr>
              <w:t xml:space="preserve">(P5)</w:t>
            </w:r>
            <w:r w:rsidDel="00000000" w:rsidR="00000000" w:rsidRPr="00000000">
              <w:rPr>
                <w:sz w:val="20"/>
                <w:szCs w:val="20"/>
                <w:vertAlign w:val="baseline"/>
                <w:rtl w:val="0"/>
              </w:rPr>
              <w:t xml:space="preserve"> </w:t>
            </w:r>
          </w:p>
          <w:p w:rsidR="00000000" w:rsidDel="00000000" w:rsidP="00000000" w:rsidRDefault="00000000" w:rsidRPr="00000000" w14:paraId="000003AE">
            <w:pPr>
              <w:shd w:fill="ffffff" w:val="clear"/>
              <w:jc w:val="both"/>
              <w:rPr>
                <w:sz w:val="20"/>
                <w:szCs w:val="20"/>
                <w:vertAlign w:val="baseline"/>
              </w:rPr>
            </w:pPr>
            <w:r w:rsidDel="00000000" w:rsidR="00000000" w:rsidRPr="00000000">
              <w:rPr>
                <w:sz w:val="20"/>
                <w:szCs w:val="20"/>
                <w:vertAlign w:val="baseline"/>
                <w:rtl w:val="0"/>
              </w:rPr>
              <w:t xml:space="preserve">En la infografía numeral dos, presenta como título </w:t>
            </w:r>
            <w:r w:rsidDel="00000000" w:rsidR="00000000" w:rsidRPr="00000000">
              <w:rPr>
                <w:b w:val="1"/>
                <w:sz w:val="20"/>
                <w:szCs w:val="20"/>
                <w:vertAlign w:val="baseline"/>
                <w:rtl w:val="0"/>
              </w:rPr>
              <w:t xml:space="preserve">“Valor presente</w:t>
            </w:r>
            <w:r w:rsidDel="00000000" w:rsidR="00000000" w:rsidRPr="00000000">
              <w:rPr>
                <w:sz w:val="20"/>
                <w:szCs w:val="20"/>
                <w:vertAlign w:val="baseline"/>
                <w:rtl w:val="0"/>
              </w:rPr>
              <w:t xml:space="preserve">”, al dar clic presenta la información contenida en </w:t>
            </w:r>
            <w:r w:rsidDel="00000000" w:rsidR="00000000" w:rsidRPr="00000000">
              <w:rPr>
                <w:sz w:val="20"/>
                <w:szCs w:val="20"/>
                <w:highlight w:val="yellow"/>
                <w:vertAlign w:val="baseline"/>
                <w:rtl w:val="0"/>
              </w:rPr>
              <w:t xml:space="preserve">(P5)</w:t>
            </w:r>
            <w:r w:rsidDel="00000000" w:rsidR="00000000" w:rsidRPr="00000000">
              <w:rPr>
                <w:sz w:val="20"/>
                <w:szCs w:val="20"/>
                <w:vertAlign w:val="baseline"/>
                <w:rtl w:val="0"/>
              </w:rPr>
              <w:t xml:space="preserve"> </w:t>
            </w:r>
          </w:p>
          <w:p w:rsidR="00000000" w:rsidDel="00000000" w:rsidP="00000000" w:rsidRDefault="00000000" w:rsidRPr="00000000" w14:paraId="000003AF">
            <w:pPr>
              <w:shd w:fill="ffffff" w:val="clear"/>
              <w:jc w:val="both"/>
              <w:rPr>
                <w:b w:val="0"/>
                <w:sz w:val="20"/>
                <w:szCs w:val="20"/>
                <w:highlight w:val="white"/>
                <w:vertAlign w:val="baseline"/>
              </w:rPr>
            </w:pPr>
            <w:r w:rsidDel="00000000" w:rsidR="00000000" w:rsidRPr="00000000">
              <w:rPr>
                <w:rtl w:val="0"/>
              </w:rPr>
            </w:r>
          </w:p>
          <w:p w:rsidR="00000000" w:rsidDel="00000000" w:rsidP="00000000" w:rsidRDefault="00000000" w:rsidRPr="00000000" w14:paraId="000003B0">
            <w:pPr>
              <w:shd w:fill="ffffff" w:val="clear"/>
              <w:jc w:val="center"/>
              <w:rPr>
                <w:b w:val="0"/>
                <w:sz w:val="20"/>
                <w:szCs w:val="20"/>
                <w:highlight w:val="white"/>
                <w:vertAlign w:val="baseline"/>
              </w:rPr>
            </w:pPr>
            <w:r w:rsidDel="00000000" w:rsidR="00000000" w:rsidRPr="00000000">
              <w:rPr>
                <w:vertAlign w:val="baseline"/>
              </w:rPr>
              <w:drawing>
                <wp:inline distB="0" distT="0" distL="114300" distR="114300">
                  <wp:extent cx="2100580" cy="1381125"/>
                  <wp:effectExtent b="0" l="0" r="0" t="0"/>
                  <wp:docPr id="1116" name="image20.jpg"/>
                  <a:graphic>
                    <a:graphicData uri="http://schemas.openxmlformats.org/drawingml/2006/picture">
                      <pic:pic>
                        <pic:nvPicPr>
                          <pic:cNvPr id="0" name="image20.jpg"/>
                          <pic:cNvPicPr preferRelativeResize="0"/>
                        </pic:nvPicPr>
                        <pic:blipFill>
                          <a:blip r:embed="rId53"/>
                          <a:srcRect b="0" l="0" r="0" t="0"/>
                          <a:stretch>
                            <a:fillRect/>
                          </a:stretch>
                        </pic:blipFill>
                        <pic:spPr>
                          <a:xfrm>
                            <a:off x="0" y="0"/>
                            <a:ext cx="2100580" cy="1381125"/>
                          </a:xfrm>
                          <a:prstGeom prst="rect"/>
                          <a:ln/>
                        </pic:spPr>
                      </pic:pic>
                    </a:graphicData>
                  </a:graphic>
                </wp:inline>
              </w:drawing>
            </w:r>
            <w:r w:rsidDel="00000000" w:rsidR="00000000" w:rsidRPr="00000000">
              <w:rPr>
                <w:sz w:val="20"/>
                <w:szCs w:val="20"/>
                <w:highlight w:val="yellow"/>
                <w:vertAlign w:val="baseline"/>
                <w:rtl w:val="0"/>
              </w:rPr>
              <w:t xml:space="preserve">  </w:t>
            </w:r>
            <w:r w:rsidDel="00000000" w:rsidR="00000000" w:rsidRPr="00000000">
              <w:rPr>
                <w:rtl w:val="0"/>
              </w:rPr>
            </w:r>
          </w:p>
          <w:p w:rsidR="00000000" w:rsidDel="00000000" w:rsidP="00000000" w:rsidRDefault="00000000" w:rsidRPr="00000000" w14:paraId="000003B1">
            <w:pPr>
              <w:shd w:fill="ffffff" w:val="clear"/>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3B2">
            <w:pPr>
              <w:shd w:fill="ffffff" w:val="clear"/>
              <w:jc w:val="both"/>
              <w:rPr>
                <w:color w:val="000000"/>
                <w:sz w:val="20"/>
                <w:szCs w:val="20"/>
                <w:vertAlign w:val="baseline"/>
              </w:rPr>
            </w:pPr>
            <w:r w:rsidDel="00000000" w:rsidR="00000000" w:rsidRPr="00000000">
              <w:rPr>
                <w:color w:val="000000"/>
                <w:sz w:val="20"/>
                <w:szCs w:val="20"/>
                <w:vertAlign w:val="baseline"/>
                <w:rtl w:val="0"/>
              </w:rPr>
              <w:t xml:space="preserve">Dar clic para ver </w:t>
            </w:r>
            <w:hyperlink r:id="rId57">
              <w:r w:rsidDel="00000000" w:rsidR="00000000" w:rsidRPr="00000000">
                <w:rPr>
                  <w:color w:val="0000ff"/>
                  <w:sz w:val="20"/>
                  <w:szCs w:val="20"/>
                  <w:u w:val="single"/>
                  <w:vertAlign w:val="baseline"/>
                  <w:rtl w:val="0"/>
                </w:rPr>
                <w:t xml:space="preserve">Imagen</w:t>
              </w:r>
            </w:hyperlink>
            <w:r w:rsidDel="00000000" w:rsidR="00000000" w:rsidRPr="00000000">
              <w:rPr>
                <w:rtl w:val="0"/>
              </w:rPr>
            </w:r>
          </w:p>
          <w:p w:rsidR="00000000" w:rsidDel="00000000" w:rsidP="00000000" w:rsidRDefault="00000000" w:rsidRPr="00000000" w14:paraId="000003B3">
            <w:pPr>
              <w:shd w:fill="ffffff" w:val="clear"/>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3B4">
            <w:pPr>
              <w:shd w:fill="ffffff" w:val="clear"/>
              <w:jc w:val="both"/>
              <w:rPr>
                <w:sz w:val="20"/>
                <w:szCs w:val="20"/>
                <w:vertAlign w:val="baseline"/>
              </w:rPr>
            </w:pPr>
            <w:r w:rsidDel="00000000" w:rsidR="00000000" w:rsidRPr="00000000">
              <w:rPr>
                <w:sz w:val="20"/>
                <w:szCs w:val="20"/>
                <w:highlight w:val="yellow"/>
                <w:vertAlign w:val="baseline"/>
                <w:rtl w:val="0"/>
              </w:rPr>
              <w:t xml:space="preserve">(P6)</w:t>
            </w:r>
            <w:r w:rsidDel="00000000" w:rsidR="00000000" w:rsidRPr="00000000">
              <w:rPr>
                <w:sz w:val="20"/>
                <w:szCs w:val="20"/>
                <w:vertAlign w:val="baseline"/>
                <w:rtl w:val="0"/>
              </w:rPr>
              <w:t xml:space="preserve"> </w:t>
            </w:r>
          </w:p>
          <w:p w:rsidR="00000000" w:rsidDel="00000000" w:rsidP="00000000" w:rsidRDefault="00000000" w:rsidRPr="00000000" w14:paraId="000003B5">
            <w:pPr>
              <w:shd w:fill="ffffff" w:val="clear"/>
              <w:jc w:val="both"/>
              <w:rPr>
                <w:sz w:val="20"/>
                <w:szCs w:val="20"/>
                <w:vertAlign w:val="baseline"/>
              </w:rPr>
            </w:pPr>
            <w:r w:rsidDel="00000000" w:rsidR="00000000" w:rsidRPr="00000000">
              <w:rPr>
                <w:sz w:val="20"/>
                <w:szCs w:val="20"/>
                <w:vertAlign w:val="baseline"/>
                <w:rtl w:val="0"/>
              </w:rPr>
              <w:t xml:space="preserve">En la infografía numeral tres, presenta como título </w:t>
            </w:r>
            <w:r w:rsidDel="00000000" w:rsidR="00000000" w:rsidRPr="00000000">
              <w:rPr>
                <w:b w:val="1"/>
                <w:sz w:val="20"/>
                <w:szCs w:val="20"/>
                <w:vertAlign w:val="baseline"/>
                <w:rtl w:val="0"/>
              </w:rPr>
              <w:t xml:space="preserve">“Valor Futuro</w:t>
            </w:r>
            <w:r w:rsidDel="00000000" w:rsidR="00000000" w:rsidRPr="00000000">
              <w:rPr>
                <w:sz w:val="20"/>
                <w:szCs w:val="20"/>
                <w:vertAlign w:val="baseline"/>
                <w:rtl w:val="0"/>
              </w:rPr>
              <w:t xml:space="preserve">”, al dar clic presenta la información contenida en </w:t>
            </w:r>
            <w:r w:rsidDel="00000000" w:rsidR="00000000" w:rsidRPr="00000000">
              <w:rPr>
                <w:sz w:val="20"/>
                <w:szCs w:val="20"/>
                <w:highlight w:val="yellow"/>
                <w:vertAlign w:val="baseline"/>
                <w:rtl w:val="0"/>
              </w:rPr>
              <w:t xml:space="preserve">(P6)</w:t>
            </w:r>
            <w:r w:rsidDel="00000000" w:rsidR="00000000" w:rsidRPr="00000000">
              <w:rPr>
                <w:sz w:val="20"/>
                <w:szCs w:val="20"/>
                <w:vertAlign w:val="baseline"/>
                <w:rtl w:val="0"/>
              </w:rPr>
              <w:t xml:space="preserve"> </w:t>
            </w:r>
          </w:p>
          <w:p w:rsidR="00000000" w:rsidDel="00000000" w:rsidP="00000000" w:rsidRDefault="00000000" w:rsidRPr="00000000" w14:paraId="000003B6">
            <w:pPr>
              <w:shd w:fill="ffffff" w:val="clear"/>
              <w:jc w:val="both"/>
              <w:rPr>
                <w:b w:val="0"/>
                <w:sz w:val="20"/>
                <w:szCs w:val="20"/>
                <w:highlight w:val="white"/>
                <w:vertAlign w:val="baseline"/>
              </w:rPr>
            </w:pPr>
            <w:r w:rsidDel="00000000" w:rsidR="00000000" w:rsidRPr="00000000">
              <w:rPr>
                <w:rtl w:val="0"/>
              </w:rPr>
            </w:r>
          </w:p>
          <w:p w:rsidR="00000000" w:rsidDel="00000000" w:rsidP="00000000" w:rsidRDefault="00000000" w:rsidRPr="00000000" w14:paraId="000003B7">
            <w:pPr>
              <w:shd w:fill="ffffff" w:val="clear"/>
              <w:jc w:val="center"/>
              <w:rPr>
                <w:b w:val="0"/>
                <w:sz w:val="20"/>
                <w:szCs w:val="20"/>
                <w:highlight w:val="white"/>
                <w:vertAlign w:val="baseline"/>
              </w:rPr>
            </w:pPr>
            <w:r w:rsidDel="00000000" w:rsidR="00000000" w:rsidRPr="00000000">
              <w:rPr>
                <w:vertAlign w:val="baseline"/>
              </w:rPr>
              <w:drawing>
                <wp:inline distB="0" distT="0" distL="114300" distR="114300">
                  <wp:extent cx="2200275" cy="1190625"/>
                  <wp:effectExtent b="0" l="0" r="0" t="0"/>
                  <wp:docPr id="1117" name="image20.jpg"/>
                  <a:graphic>
                    <a:graphicData uri="http://schemas.openxmlformats.org/drawingml/2006/picture">
                      <pic:pic>
                        <pic:nvPicPr>
                          <pic:cNvPr id="0" name="image20.jpg"/>
                          <pic:cNvPicPr preferRelativeResize="0"/>
                        </pic:nvPicPr>
                        <pic:blipFill>
                          <a:blip r:embed="rId53"/>
                          <a:srcRect b="0" l="0" r="0" t="0"/>
                          <a:stretch>
                            <a:fillRect/>
                          </a:stretch>
                        </pic:blipFill>
                        <pic:spPr>
                          <a:xfrm>
                            <a:off x="0" y="0"/>
                            <a:ext cx="220027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shd w:fill="ffffff" w:val="clear"/>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3B9">
            <w:pPr>
              <w:shd w:fill="ffffff" w:val="clear"/>
              <w:jc w:val="both"/>
              <w:rPr>
                <w:color w:val="000000"/>
                <w:sz w:val="20"/>
                <w:szCs w:val="20"/>
                <w:vertAlign w:val="baseline"/>
              </w:rPr>
            </w:pPr>
            <w:r w:rsidDel="00000000" w:rsidR="00000000" w:rsidRPr="00000000">
              <w:rPr>
                <w:color w:val="000000"/>
                <w:sz w:val="20"/>
                <w:szCs w:val="20"/>
                <w:vertAlign w:val="baseline"/>
                <w:rtl w:val="0"/>
              </w:rPr>
              <w:t xml:space="preserve">Dar clic para ver </w:t>
            </w:r>
            <w:hyperlink r:id="rId58">
              <w:r w:rsidDel="00000000" w:rsidR="00000000" w:rsidRPr="00000000">
                <w:rPr>
                  <w:color w:val="0000ff"/>
                  <w:sz w:val="20"/>
                  <w:szCs w:val="20"/>
                  <w:u w:val="single"/>
                  <w:vertAlign w:val="baseline"/>
                  <w:rtl w:val="0"/>
                </w:rPr>
                <w:t xml:space="preserve">Imagen</w:t>
              </w:r>
            </w:hyperlink>
            <w:r w:rsidDel="00000000" w:rsidR="00000000" w:rsidRPr="00000000">
              <w:rPr>
                <w:rtl w:val="0"/>
              </w:rPr>
            </w:r>
          </w:p>
          <w:p w:rsidR="00000000" w:rsidDel="00000000" w:rsidP="00000000" w:rsidRDefault="00000000" w:rsidRPr="00000000" w14:paraId="000003BA">
            <w:pPr>
              <w:shd w:fill="ffffff" w:val="clear"/>
              <w:jc w:val="both"/>
              <w:rPr>
                <w:color w:val="000000"/>
                <w:sz w:val="20"/>
                <w:szCs w:val="20"/>
                <w:vertAlign w:val="baseline"/>
              </w:rPr>
            </w:pPr>
            <w:r w:rsidDel="00000000" w:rsidR="00000000" w:rsidRPr="00000000">
              <w:rPr>
                <w:color w:val="000000"/>
                <w:sz w:val="20"/>
                <w:szCs w:val="20"/>
                <w:vertAlign w:val="baseline"/>
                <w:rtl w:val="0"/>
              </w:rPr>
              <w:t xml:space="preserve"> </w:t>
            </w:r>
          </w:p>
          <w:p w:rsidR="00000000" w:rsidDel="00000000" w:rsidP="00000000" w:rsidRDefault="00000000" w:rsidRPr="00000000" w14:paraId="000003BB">
            <w:pPr>
              <w:shd w:fill="ffffff" w:val="clear"/>
              <w:jc w:val="both"/>
              <w:rPr>
                <w:sz w:val="20"/>
                <w:szCs w:val="20"/>
                <w:vertAlign w:val="baseline"/>
              </w:rPr>
            </w:pPr>
            <w:r w:rsidDel="00000000" w:rsidR="00000000" w:rsidRPr="00000000">
              <w:rPr>
                <w:sz w:val="20"/>
                <w:szCs w:val="20"/>
                <w:highlight w:val="yellow"/>
                <w:vertAlign w:val="baseline"/>
                <w:rtl w:val="0"/>
              </w:rPr>
              <w:t xml:space="preserve">(P7)</w:t>
            </w:r>
            <w:r w:rsidDel="00000000" w:rsidR="00000000" w:rsidRPr="00000000">
              <w:rPr>
                <w:sz w:val="20"/>
                <w:szCs w:val="20"/>
                <w:vertAlign w:val="baseline"/>
                <w:rtl w:val="0"/>
              </w:rPr>
              <w:t xml:space="preserve"> </w:t>
            </w:r>
          </w:p>
          <w:p w:rsidR="00000000" w:rsidDel="00000000" w:rsidP="00000000" w:rsidRDefault="00000000" w:rsidRPr="00000000" w14:paraId="000003BC">
            <w:pPr>
              <w:shd w:fill="ffffff" w:val="clear"/>
              <w:jc w:val="both"/>
              <w:rPr>
                <w:sz w:val="20"/>
                <w:szCs w:val="20"/>
                <w:vertAlign w:val="baseline"/>
              </w:rPr>
            </w:pPr>
            <w:r w:rsidDel="00000000" w:rsidR="00000000" w:rsidRPr="00000000">
              <w:rPr>
                <w:sz w:val="20"/>
                <w:szCs w:val="20"/>
                <w:vertAlign w:val="baseline"/>
                <w:rtl w:val="0"/>
              </w:rPr>
              <w:t xml:space="preserve">En la infografía numeral cuatro, presenta como título </w:t>
            </w:r>
            <w:r w:rsidDel="00000000" w:rsidR="00000000" w:rsidRPr="00000000">
              <w:rPr>
                <w:b w:val="1"/>
                <w:sz w:val="20"/>
                <w:szCs w:val="20"/>
                <w:vertAlign w:val="baseline"/>
                <w:rtl w:val="0"/>
              </w:rPr>
              <w:t xml:space="preserve">“Tiempo</w:t>
            </w:r>
            <w:r w:rsidDel="00000000" w:rsidR="00000000" w:rsidRPr="00000000">
              <w:rPr>
                <w:sz w:val="20"/>
                <w:szCs w:val="20"/>
                <w:vertAlign w:val="baseline"/>
                <w:rtl w:val="0"/>
              </w:rPr>
              <w:t xml:space="preserve">”, al dar clic presenta la información contenida en </w:t>
            </w:r>
            <w:r w:rsidDel="00000000" w:rsidR="00000000" w:rsidRPr="00000000">
              <w:rPr>
                <w:sz w:val="20"/>
                <w:szCs w:val="20"/>
                <w:highlight w:val="yellow"/>
                <w:vertAlign w:val="baseline"/>
                <w:rtl w:val="0"/>
              </w:rPr>
              <w:t xml:space="preserve">(P7)</w:t>
            </w:r>
            <w:r w:rsidDel="00000000" w:rsidR="00000000" w:rsidRPr="00000000">
              <w:rPr>
                <w:sz w:val="20"/>
                <w:szCs w:val="20"/>
                <w:vertAlign w:val="baseline"/>
                <w:rtl w:val="0"/>
              </w:rPr>
              <w:t xml:space="preserve"> </w:t>
            </w:r>
          </w:p>
          <w:p w:rsidR="00000000" w:rsidDel="00000000" w:rsidP="00000000" w:rsidRDefault="00000000" w:rsidRPr="00000000" w14:paraId="000003BD">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BE">
            <w:pPr>
              <w:shd w:fill="ffffff" w:val="clear"/>
              <w:jc w:val="center"/>
              <w:rPr>
                <w:b w:val="0"/>
                <w:sz w:val="20"/>
                <w:szCs w:val="20"/>
                <w:highlight w:val="white"/>
                <w:vertAlign w:val="baseline"/>
              </w:rPr>
            </w:pPr>
            <w:r w:rsidDel="00000000" w:rsidR="00000000" w:rsidRPr="00000000">
              <w:rPr>
                <w:vertAlign w:val="baseline"/>
              </w:rPr>
              <w:drawing>
                <wp:inline distB="0" distT="0" distL="114300" distR="114300">
                  <wp:extent cx="1685925" cy="1800225"/>
                  <wp:effectExtent b="0" l="0" r="0" t="0"/>
                  <wp:docPr id="1118" name="image20.jpg"/>
                  <a:graphic>
                    <a:graphicData uri="http://schemas.openxmlformats.org/drawingml/2006/picture">
                      <pic:pic>
                        <pic:nvPicPr>
                          <pic:cNvPr id="0" name="image20.jpg"/>
                          <pic:cNvPicPr preferRelativeResize="0"/>
                        </pic:nvPicPr>
                        <pic:blipFill>
                          <a:blip r:embed="rId53"/>
                          <a:srcRect b="0" l="0" r="0" t="0"/>
                          <a:stretch>
                            <a:fillRect/>
                          </a:stretch>
                        </pic:blipFill>
                        <pic:spPr>
                          <a:xfrm>
                            <a:off x="0" y="0"/>
                            <a:ext cx="16859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shd w:fill="ffffff" w:val="clear"/>
              <w:jc w:val="both"/>
              <w:rPr>
                <w:b w:val="0"/>
                <w:sz w:val="20"/>
                <w:szCs w:val="20"/>
                <w:highlight w:val="white"/>
                <w:vertAlign w:val="baseline"/>
              </w:rPr>
            </w:pPr>
            <w:r w:rsidDel="00000000" w:rsidR="00000000" w:rsidRPr="00000000">
              <w:rPr>
                <w:rtl w:val="0"/>
              </w:rPr>
            </w:r>
          </w:p>
          <w:p w:rsidR="00000000" w:rsidDel="00000000" w:rsidP="00000000" w:rsidRDefault="00000000" w:rsidRPr="00000000" w14:paraId="000003C0">
            <w:pPr>
              <w:shd w:fill="ffffff" w:val="clear"/>
              <w:jc w:val="both"/>
              <w:rPr>
                <w:color w:val="000000"/>
                <w:sz w:val="20"/>
                <w:szCs w:val="20"/>
                <w:vertAlign w:val="baseline"/>
              </w:rPr>
            </w:pPr>
            <w:r w:rsidDel="00000000" w:rsidR="00000000" w:rsidRPr="00000000">
              <w:rPr>
                <w:color w:val="000000"/>
                <w:sz w:val="20"/>
                <w:szCs w:val="20"/>
                <w:vertAlign w:val="baseline"/>
                <w:rtl w:val="0"/>
              </w:rPr>
              <w:t xml:space="preserve">Dar clic para ver </w:t>
            </w:r>
            <w:hyperlink r:id="rId59">
              <w:r w:rsidDel="00000000" w:rsidR="00000000" w:rsidRPr="00000000">
                <w:rPr>
                  <w:color w:val="0000ff"/>
                  <w:sz w:val="20"/>
                  <w:szCs w:val="20"/>
                  <w:u w:val="single"/>
                  <w:vertAlign w:val="baseline"/>
                  <w:rtl w:val="0"/>
                </w:rPr>
                <w:t xml:space="preserve">Imagen</w:t>
              </w:r>
            </w:hyperlink>
            <w:r w:rsidDel="00000000" w:rsidR="00000000" w:rsidRPr="00000000">
              <w:rPr>
                <w:rtl w:val="0"/>
              </w:rPr>
            </w:r>
          </w:p>
          <w:p w:rsidR="00000000" w:rsidDel="00000000" w:rsidP="00000000" w:rsidRDefault="00000000" w:rsidRPr="00000000" w14:paraId="000003C1">
            <w:pPr>
              <w:shd w:fill="ffffff" w:val="clear"/>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3C2">
            <w:pPr>
              <w:shd w:fill="ffffff" w:val="clear"/>
              <w:jc w:val="both"/>
              <w:rPr>
                <w:sz w:val="20"/>
                <w:szCs w:val="20"/>
                <w:vertAlign w:val="baseline"/>
              </w:rPr>
            </w:pPr>
            <w:r w:rsidDel="00000000" w:rsidR="00000000" w:rsidRPr="00000000">
              <w:rPr>
                <w:sz w:val="20"/>
                <w:szCs w:val="20"/>
                <w:highlight w:val="yellow"/>
                <w:vertAlign w:val="baseline"/>
                <w:rtl w:val="0"/>
              </w:rPr>
              <w:t xml:space="preserve">(P8)</w:t>
            </w:r>
            <w:r w:rsidDel="00000000" w:rsidR="00000000" w:rsidRPr="00000000">
              <w:rPr>
                <w:sz w:val="20"/>
                <w:szCs w:val="20"/>
                <w:vertAlign w:val="baseline"/>
                <w:rtl w:val="0"/>
              </w:rPr>
              <w:t xml:space="preserve"> </w:t>
            </w:r>
          </w:p>
          <w:p w:rsidR="00000000" w:rsidDel="00000000" w:rsidP="00000000" w:rsidRDefault="00000000" w:rsidRPr="00000000" w14:paraId="000003C3">
            <w:pPr>
              <w:shd w:fill="ffffff" w:val="clear"/>
              <w:jc w:val="both"/>
              <w:rPr>
                <w:sz w:val="20"/>
                <w:szCs w:val="20"/>
                <w:vertAlign w:val="baseline"/>
              </w:rPr>
            </w:pPr>
            <w:r w:rsidDel="00000000" w:rsidR="00000000" w:rsidRPr="00000000">
              <w:rPr>
                <w:sz w:val="20"/>
                <w:szCs w:val="20"/>
                <w:vertAlign w:val="baseline"/>
                <w:rtl w:val="0"/>
              </w:rPr>
              <w:t xml:space="preserve">En la infografía numeral cinco, presenta como título </w:t>
            </w:r>
            <w:r w:rsidDel="00000000" w:rsidR="00000000" w:rsidRPr="00000000">
              <w:rPr>
                <w:b w:val="1"/>
                <w:sz w:val="20"/>
                <w:szCs w:val="20"/>
                <w:vertAlign w:val="baseline"/>
                <w:rtl w:val="0"/>
              </w:rPr>
              <w:t xml:space="preserve">“Tasa de interés</w:t>
            </w:r>
            <w:r w:rsidDel="00000000" w:rsidR="00000000" w:rsidRPr="00000000">
              <w:rPr>
                <w:sz w:val="20"/>
                <w:szCs w:val="20"/>
                <w:vertAlign w:val="baseline"/>
                <w:rtl w:val="0"/>
              </w:rPr>
              <w:t xml:space="preserve">”, al dar clic presenta la información contenida en </w:t>
            </w:r>
            <w:r w:rsidDel="00000000" w:rsidR="00000000" w:rsidRPr="00000000">
              <w:rPr>
                <w:sz w:val="20"/>
                <w:szCs w:val="20"/>
                <w:highlight w:val="yellow"/>
                <w:vertAlign w:val="baseline"/>
                <w:rtl w:val="0"/>
              </w:rPr>
              <w:t xml:space="preserve">(P8)</w:t>
            </w:r>
            <w:r w:rsidDel="00000000" w:rsidR="00000000" w:rsidRPr="00000000">
              <w:rPr>
                <w:sz w:val="20"/>
                <w:szCs w:val="20"/>
                <w:vertAlign w:val="baseline"/>
                <w:rtl w:val="0"/>
              </w:rPr>
              <w:t xml:space="preserve"> </w:t>
            </w:r>
          </w:p>
          <w:p w:rsidR="00000000" w:rsidDel="00000000" w:rsidP="00000000" w:rsidRDefault="00000000" w:rsidRPr="00000000" w14:paraId="000003C4">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C5">
            <w:pPr>
              <w:shd w:fill="ffffff" w:val="clear"/>
              <w:jc w:val="center"/>
              <w:rPr>
                <w:sz w:val="20"/>
                <w:szCs w:val="20"/>
                <w:vertAlign w:val="baseline"/>
              </w:rPr>
            </w:pPr>
            <w:r w:rsidDel="00000000" w:rsidR="00000000" w:rsidRPr="00000000">
              <w:rPr>
                <w:vertAlign w:val="baseline"/>
              </w:rPr>
              <w:drawing>
                <wp:inline distB="0" distT="0" distL="114300" distR="114300">
                  <wp:extent cx="2171700" cy="1762125"/>
                  <wp:effectExtent b="0" l="0" r="0" t="0"/>
                  <wp:docPr id="1092" name="image20.jpg"/>
                  <a:graphic>
                    <a:graphicData uri="http://schemas.openxmlformats.org/drawingml/2006/picture">
                      <pic:pic>
                        <pic:nvPicPr>
                          <pic:cNvPr id="0" name="image20.jpg"/>
                          <pic:cNvPicPr preferRelativeResize="0"/>
                        </pic:nvPicPr>
                        <pic:blipFill>
                          <a:blip r:embed="rId53"/>
                          <a:srcRect b="0" l="0" r="0" t="0"/>
                          <a:stretch>
                            <a:fillRect/>
                          </a:stretch>
                        </pic:blipFill>
                        <pic:spPr>
                          <a:xfrm>
                            <a:off x="0" y="0"/>
                            <a:ext cx="217170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3C6">
            <w:pPr>
              <w:shd w:fill="ffffff" w:val="clear"/>
              <w:jc w:val="both"/>
              <w:rPr>
                <w:b w:val="0"/>
                <w:sz w:val="20"/>
                <w:szCs w:val="20"/>
                <w:highlight w:val="white"/>
                <w:vertAlign w:val="baseline"/>
              </w:rPr>
            </w:pPr>
            <w:r w:rsidDel="00000000" w:rsidR="00000000" w:rsidRPr="00000000">
              <w:rPr>
                <w:rtl w:val="0"/>
              </w:rPr>
            </w:r>
          </w:p>
          <w:p w:rsidR="00000000" w:rsidDel="00000000" w:rsidP="00000000" w:rsidRDefault="00000000" w:rsidRPr="00000000" w14:paraId="000003C7">
            <w:pPr>
              <w:shd w:fill="ffffff" w:val="clear"/>
              <w:jc w:val="both"/>
              <w:rPr>
                <w:color w:val="000000"/>
                <w:sz w:val="20"/>
                <w:szCs w:val="20"/>
                <w:vertAlign w:val="baseline"/>
              </w:rPr>
            </w:pPr>
            <w:r w:rsidDel="00000000" w:rsidR="00000000" w:rsidRPr="00000000">
              <w:rPr>
                <w:color w:val="000000"/>
                <w:sz w:val="20"/>
                <w:szCs w:val="20"/>
                <w:vertAlign w:val="baseline"/>
                <w:rtl w:val="0"/>
              </w:rPr>
              <w:t xml:space="preserve">Dar clic para ver </w:t>
            </w:r>
            <w:hyperlink r:id="rId60">
              <w:r w:rsidDel="00000000" w:rsidR="00000000" w:rsidRPr="00000000">
                <w:rPr>
                  <w:color w:val="0000ff"/>
                  <w:sz w:val="20"/>
                  <w:szCs w:val="20"/>
                  <w:u w:val="single"/>
                  <w:vertAlign w:val="baseline"/>
                  <w:rtl w:val="0"/>
                </w:rPr>
                <w:t xml:space="preserve">Imagen</w:t>
              </w:r>
            </w:hyperlink>
            <w:r w:rsidDel="00000000" w:rsidR="00000000" w:rsidRPr="00000000">
              <w:rPr>
                <w:rtl w:val="0"/>
              </w:rPr>
            </w:r>
          </w:p>
          <w:p w:rsidR="00000000" w:rsidDel="00000000" w:rsidP="00000000" w:rsidRDefault="00000000" w:rsidRPr="00000000" w14:paraId="000003C8">
            <w:pPr>
              <w:shd w:fill="ffffff" w:val="clear"/>
              <w:jc w:val="both"/>
              <w:rPr>
                <w:b w:val="0"/>
                <w:sz w:val="20"/>
                <w:szCs w:val="20"/>
                <w:highlight w:val="white"/>
                <w:vertAlign w:val="baseline"/>
              </w:rPr>
            </w:pPr>
            <w:r w:rsidDel="00000000" w:rsidR="00000000" w:rsidRPr="00000000">
              <w:rPr>
                <w:rtl w:val="0"/>
              </w:rPr>
            </w:r>
          </w:p>
          <w:p w:rsidR="00000000" w:rsidDel="00000000" w:rsidP="00000000" w:rsidRDefault="00000000" w:rsidRPr="00000000" w14:paraId="000003C9">
            <w:pPr>
              <w:shd w:fill="ffffff" w:val="clear"/>
              <w:jc w:val="both"/>
              <w:rPr>
                <w:sz w:val="20"/>
                <w:szCs w:val="20"/>
                <w:vertAlign w:val="baseline"/>
              </w:rPr>
            </w:pPr>
            <w:r w:rsidDel="00000000" w:rsidR="00000000" w:rsidRPr="00000000">
              <w:rPr>
                <w:sz w:val="20"/>
                <w:szCs w:val="20"/>
                <w:highlight w:val="yellow"/>
                <w:vertAlign w:val="baseline"/>
                <w:rtl w:val="0"/>
              </w:rPr>
              <w:t xml:space="preserve">(P9)</w:t>
            </w:r>
            <w:r w:rsidDel="00000000" w:rsidR="00000000" w:rsidRPr="00000000">
              <w:rPr>
                <w:sz w:val="20"/>
                <w:szCs w:val="20"/>
                <w:vertAlign w:val="baseline"/>
                <w:rtl w:val="0"/>
              </w:rPr>
              <w:t xml:space="preserve"> </w:t>
            </w:r>
          </w:p>
          <w:p w:rsidR="00000000" w:rsidDel="00000000" w:rsidP="00000000" w:rsidRDefault="00000000" w:rsidRPr="00000000" w14:paraId="000003CA">
            <w:pPr>
              <w:shd w:fill="ffffff" w:val="clear"/>
              <w:jc w:val="both"/>
              <w:rPr>
                <w:sz w:val="20"/>
                <w:szCs w:val="20"/>
                <w:highlight w:val="yellow"/>
                <w:vertAlign w:val="baseline"/>
              </w:rPr>
            </w:pPr>
            <w:r w:rsidDel="00000000" w:rsidR="00000000" w:rsidRPr="00000000">
              <w:rPr>
                <w:sz w:val="20"/>
                <w:szCs w:val="20"/>
                <w:vertAlign w:val="baseline"/>
                <w:rtl w:val="0"/>
              </w:rPr>
              <w:t xml:space="preserve">En la infografía numeral cinco, presenta como título </w:t>
            </w:r>
            <w:r w:rsidDel="00000000" w:rsidR="00000000" w:rsidRPr="00000000">
              <w:rPr>
                <w:b w:val="1"/>
                <w:sz w:val="20"/>
                <w:szCs w:val="20"/>
                <w:vertAlign w:val="baseline"/>
                <w:rtl w:val="0"/>
              </w:rPr>
              <w:t xml:space="preserve">“Diagrama flujo de caja</w:t>
            </w:r>
            <w:r w:rsidDel="00000000" w:rsidR="00000000" w:rsidRPr="00000000">
              <w:rPr>
                <w:sz w:val="20"/>
                <w:szCs w:val="20"/>
                <w:vertAlign w:val="baseline"/>
                <w:rtl w:val="0"/>
              </w:rPr>
              <w:t xml:space="preserve">”, al dar clic presenta la información contenida en </w:t>
            </w:r>
            <w:r w:rsidDel="00000000" w:rsidR="00000000" w:rsidRPr="00000000">
              <w:rPr>
                <w:sz w:val="20"/>
                <w:szCs w:val="20"/>
                <w:highlight w:val="yellow"/>
                <w:vertAlign w:val="baseline"/>
                <w:rtl w:val="0"/>
              </w:rPr>
              <w:t xml:space="preserve">(P9)</w:t>
            </w:r>
          </w:p>
          <w:p w:rsidR="00000000" w:rsidDel="00000000" w:rsidP="00000000" w:rsidRDefault="00000000" w:rsidRPr="00000000" w14:paraId="000003CB">
            <w:pPr>
              <w:shd w:fill="ffffff" w:val="clear"/>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3CC">
            <w:pPr>
              <w:shd w:fill="ffffff" w:val="clear"/>
              <w:jc w:val="both"/>
              <w:rPr>
                <w:sz w:val="20"/>
                <w:szCs w:val="20"/>
                <w:highlight w:val="yellow"/>
                <w:vertAlign w:val="baseline"/>
              </w:rPr>
            </w:pPr>
            <w:r w:rsidDel="00000000" w:rsidR="00000000" w:rsidRPr="00000000">
              <w:rPr>
                <w:vertAlign w:val="baseline"/>
              </w:rPr>
              <w:drawing>
                <wp:inline distB="0" distT="0" distL="114300" distR="114300">
                  <wp:extent cx="2171700" cy="1762125"/>
                  <wp:effectExtent b="0" l="0" r="0" t="0"/>
                  <wp:docPr id="1093" name="image20.jpg"/>
                  <a:graphic>
                    <a:graphicData uri="http://schemas.openxmlformats.org/drawingml/2006/picture">
                      <pic:pic>
                        <pic:nvPicPr>
                          <pic:cNvPr id="0" name="image20.jpg"/>
                          <pic:cNvPicPr preferRelativeResize="0"/>
                        </pic:nvPicPr>
                        <pic:blipFill>
                          <a:blip r:embed="rId53"/>
                          <a:srcRect b="0" l="0" r="0" t="0"/>
                          <a:stretch>
                            <a:fillRect/>
                          </a:stretch>
                        </pic:blipFill>
                        <pic:spPr>
                          <a:xfrm>
                            <a:off x="0" y="0"/>
                            <a:ext cx="217170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shd w:fill="ffffff" w:val="clear"/>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3CE">
            <w:pPr>
              <w:shd w:fill="ffffff" w:val="clear"/>
              <w:jc w:val="both"/>
              <w:rPr>
                <w:color w:val="000000"/>
                <w:sz w:val="20"/>
                <w:szCs w:val="20"/>
                <w:vertAlign w:val="baseline"/>
              </w:rPr>
            </w:pPr>
            <w:r w:rsidDel="00000000" w:rsidR="00000000" w:rsidRPr="00000000">
              <w:rPr>
                <w:color w:val="000000"/>
                <w:sz w:val="20"/>
                <w:szCs w:val="20"/>
                <w:vertAlign w:val="baseline"/>
                <w:rtl w:val="0"/>
              </w:rPr>
              <w:t xml:space="preserve">Dar clic para ver </w:t>
            </w:r>
            <w:hyperlink r:id="rId61">
              <w:r w:rsidDel="00000000" w:rsidR="00000000" w:rsidRPr="00000000">
                <w:rPr>
                  <w:color w:val="0000ff"/>
                  <w:sz w:val="20"/>
                  <w:szCs w:val="20"/>
                  <w:u w:val="single"/>
                  <w:vertAlign w:val="baseline"/>
                  <w:rtl w:val="0"/>
                </w:rPr>
                <w:t xml:space="preserve">Imagen</w:t>
              </w:r>
            </w:hyperlink>
            <w:r w:rsidDel="00000000" w:rsidR="00000000" w:rsidRPr="00000000">
              <w:rPr>
                <w:rtl w:val="0"/>
              </w:rPr>
            </w:r>
          </w:p>
          <w:p w:rsidR="00000000" w:rsidDel="00000000" w:rsidP="00000000" w:rsidRDefault="00000000" w:rsidRPr="00000000" w14:paraId="000003CF">
            <w:pPr>
              <w:shd w:fill="ffffff" w:val="clear"/>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3D0">
            <w:pPr>
              <w:shd w:fill="ffffff" w:val="clear"/>
              <w:jc w:val="both"/>
              <w:rPr>
                <w:b w:val="0"/>
                <w:sz w:val="20"/>
                <w:szCs w:val="20"/>
                <w:vertAlign w:val="baseline"/>
              </w:rPr>
            </w:pPr>
            <w:r w:rsidDel="00000000" w:rsidR="00000000" w:rsidRPr="00000000">
              <w:rPr>
                <w:sz w:val="20"/>
                <w:szCs w:val="20"/>
                <w:vertAlign w:val="baseline"/>
                <w:rtl w:val="0"/>
              </w:rPr>
              <w:t xml:space="preserve">En el numeral 11.2.1 “interés simple y 11.2.2 “interés compuesto”, se propone una presentación interactiva. Al dar clic en el siguiente slide, se abre una nueva diapositiva donde el personaje explica los siguientes temas: </w:t>
            </w:r>
            <w:r w:rsidDel="00000000" w:rsidR="00000000" w:rsidRPr="00000000">
              <w:rPr>
                <w:sz w:val="20"/>
                <w:szCs w:val="20"/>
                <w:highlight w:val="yellow"/>
                <w:vertAlign w:val="baseline"/>
                <w:rtl w:val="0"/>
              </w:rPr>
              <w:t xml:space="preserve">(P10)</w:t>
            </w:r>
            <w:r w:rsidDel="00000000" w:rsidR="00000000" w:rsidRPr="00000000">
              <w:rPr>
                <w:sz w:val="20"/>
                <w:szCs w:val="20"/>
                <w:vertAlign w:val="baseline"/>
                <w:rtl w:val="0"/>
              </w:rPr>
              <w:t xml:space="preserve"> y </w:t>
            </w:r>
            <w:r w:rsidDel="00000000" w:rsidR="00000000" w:rsidRPr="00000000">
              <w:rPr>
                <w:sz w:val="20"/>
                <w:szCs w:val="20"/>
                <w:highlight w:val="yellow"/>
                <w:vertAlign w:val="baseline"/>
                <w:rtl w:val="0"/>
              </w:rPr>
              <w:t xml:space="preserve">(P11)</w:t>
            </w:r>
            <w:r w:rsidDel="00000000" w:rsidR="00000000" w:rsidRPr="00000000">
              <w:rPr>
                <w:sz w:val="20"/>
                <w:szCs w:val="20"/>
                <w:vertAlign w:val="baseline"/>
                <w:rtl w:val="0"/>
              </w:rPr>
              <w:t xml:space="preserve">: </w:t>
            </w:r>
            <w:r w:rsidDel="00000000" w:rsidR="00000000" w:rsidRPr="00000000">
              <w:rPr>
                <w:rtl w:val="0"/>
              </w:rPr>
            </w:r>
          </w:p>
          <w:p w:rsidR="00000000" w:rsidDel="00000000" w:rsidP="00000000" w:rsidRDefault="00000000" w:rsidRPr="00000000" w14:paraId="000003D1">
            <w:pPr>
              <w:shd w:fill="ffffff" w:val="clear"/>
              <w:jc w:val="center"/>
              <w:rPr>
                <w:b w:val="0"/>
                <w:sz w:val="20"/>
                <w:szCs w:val="20"/>
                <w:vertAlign w:val="baseline"/>
              </w:rPr>
            </w:pPr>
            <w:r w:rsidDel="00000000" w:rsidR="00000000" w:rsidRPr="00000000">
              <w:rPr>
                <w:b w:val="1"/>
                <w:sz w:val="20"/>
                <w:szCs w:val="20"/>
                <w:vertAlign w:val="baseline"/>
              </w:rPr>
              <w:drawing>
                <wp:inline distB="0" distT="0" distL="114300" distR="114300">
                  <wp:extent cx="2157095" cy="1799590"/>
                  <wp:effectExtent b="0" l="0" r="0" t="0"/>
                  <wp:docPr id="1094" name="image9.png"/>
                  <a:graphic>
                    <a:graphicData uri="http://schemas.openxmlformats.org/drawingml/2006/picture">
                      <pic:pic>
                        <pic:nvPicPr>
                          <pic:cNvPr id="0" name="image9.png"/>
                          <pic:cNvPicPr preferRelativeResize="0"/>
                        </pic:nvPicPr>
                        <pic:blipFill>
                          <a:blip r:embed="rId62"/>
                          <a:srcRect b="0" l="0" r="0" t="0"/>
                          <a:stretch>
                            <a:fillRect/>
                          </a:stretch>
                        </pic:blipFill>
                        <pic:spPr>
                          <a:xfrm>
                            <a:off x="0" y="0"/>
                            <a:ext cx="2157095" cy="1799590"/>
                          </a:xfrm>
                          <a:prstGeom prst="rect"/>
                          <a:ln/>
                        </pic:spPr>
                      </pic:pic>
                    </a:graphicData>
                  </a:graphic>
                </wp:inline>
              </w:drawing>
            </w:r>
            <w:r w:rsidDel="00000000" w:rsidR="00000000" w:rsidRPr="00000000">
              <w:rPr>
                <w:rtl w:val="0"/>
              </w:rPr>
            </w:r>
          </w:p>
          <w:p w:rsidR="00000000" w:rsidDel="00000000" w:rsidP="00000000" w:rsidRDefault="00000000" w:rsidRPr="00000000" w14:paraId="000003D2">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3D3">
            <w:pPr>
              <w:shd w:fill="ffffff" w:val="clear"/>
              <w:jc w:val="both"/>
              <w:rPr>
                <w:sz w:val="20"/>
                <w:szCs w:val="20"/>
                <w:vertAlign w:val="baseline"/>
              </w:rPr>
            </w:pPr>
            <w:r w:rsidDel="00000000" w:rsidR="00000000" w:rsidRPr="00000000">
              <w:rPr>
                <w:sz w:val="20"/>
                <w:szCs w:val="20"/>
                <w:vertAlign w:val="baseline"/>
                <w:rtl w:val="0"/>
              </w:rPr>
              <w:t xml:space="preserve">Dar clic para ver </w:t>
            </w:r>
            <w:hyperlink r:id="rId63">
              <w:r w:rsidDel="00000000" w:rsidR="00000000" w:rsidRPr="00000000">
                <w:rPr>
                  <w:color w:val="0000ff"/>
                  <w:sz w:val="20"/>
                  <w:szCs w:val="20"/>
                  <w:u w:val="single"/>
                  <w:vertAlign w:val="baseline"/>
                  <w:rtl w:val="0"/>
                </w:rPr>
                <w:t xml:space="preserve">Imagen</w:t>
              </w:r>
            </w:hyperlink>
            <w:r w:rsidDel="00000000" w:rsidR="00000000" w:rsidRPr="00000000">
              <w:rPr>
                <w:rtl w:val="0"/>
              </w:rPr>
            </w:r>
          </w:p>
          <w:p w:rsidR="00000000" w:rsidDel="00000000" w:rsidP="00000000" w:rsidRDefault="00000000" w:rsidRPr="00000000" w14:paraId="000003D4">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3D5">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3D6">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3D7">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D8">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D9">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DA">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DB">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DC">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DD">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DE">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DF">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E0">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E1">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E2">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E3">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E4">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E5">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E6">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E7">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E8">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E9">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EA">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EB">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EC">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ED">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EE">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EF">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F0">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F1">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F2">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F3">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F4">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F5">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F6">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F7">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F8">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F9">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FA">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FB">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FC">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FD">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FE">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FF">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00">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01">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02">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03">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04">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05">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06">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07">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08">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09">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0A">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0B">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0C">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0D">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0E">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0F">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10">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11">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12">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13">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14">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15">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16">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17">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18">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19">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1A">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1B">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1C">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1D">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1E">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1F">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20">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21">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22">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23">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24">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25">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26">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27">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28">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29">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2A">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2B">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2C">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2D">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2E">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2F">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30">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31">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32">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33">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34">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35">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36">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37">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38">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39">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3A">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3B">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3C">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3D">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3E">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3F">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40">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41">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42">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43">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44">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45">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46">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47">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48">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49">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4A">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4B">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4C">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4D">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4E">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4F">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50">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51">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52">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53">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54">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55">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56">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57">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58">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59">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5A">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5B">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5C">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5D">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5E">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5F">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60">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61">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62">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63">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64">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65">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66">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67">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68">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69">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6A">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6B">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6C">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6D">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6E">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6F">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70">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71">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72">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73">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74">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75">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76">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77">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78">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79">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7A">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7B">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7C">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7D">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7E">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7F">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80">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81">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82">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83">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84">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85">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86">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87">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88">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89">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8A">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8B">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8C">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8D">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8E">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8F">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90">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91">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92">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93">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94">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95">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96">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97">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98">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99">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9A">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9B">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9C">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9D">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9E">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9F">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A0">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A1">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A2">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A3">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A4">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A5">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A6">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A7">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A8">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A9">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AA">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AB">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AC">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AD">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AE">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AF">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B0">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B1">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B2">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B3">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B4">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B5">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B6">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B7">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B8">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B9">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BA">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BB">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BC">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BD">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BE">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BF">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C0">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C1">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C2">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C3">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C4">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C5">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C6">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C7">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C8">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C9">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CA">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CB">
            <w:pPr>
              <w:shd w:fill="ffffff" w:val="clear"/>
              <w:jc w:val="both"/>
              <w:rPr>
                <w:sz w:val="20"/>
                <w:szCs w:val="20"/>
                <w:highlight w:val="yellow"/>
                <w:vertAlign w:val="baseline"/>
              </w:rPr>
            </w:pPr>
            <w:r w:rsidDel="00000000" w:rsidR="00000000" w:rsidRPr="00000000">
              <w:rPr>
                <w:sz w:val="20"/>
                <w:szCs w:val="20"/>
                <w:vertAlign w:val="baseline"/>
                <w:rtl w:val="0"/>
              </w:rPr>
              <w:t xml:space="preserve">Para desarrollar el numeral 11.3 se utiliza el siguiente gráfico, donde se incorpora el títu</w:t>
            </w:r>
            <w:r w:rsidDel="00000000" w:rsidR="00000000" w:rsidRPr="00000000">
              <w:rPr>
                <w:b w:val="1"/>
                <w:sz w:val="20"/>
                <w:szCs w:val="20"/>
                <w:vertAlign w:val="baseline"/>
                <w:rtl w:val="0"/>
              </w:rPr>
              <w:t xml:space="preserve">lo “Tasa nominal, periódica y efectiva”, </w:t>
            </w:r>
            <w:r w:rsidDel="00000000" w:rsidR="00000000" w:rsidRPr="00000000">
              <w:rPr>
                <w:sz w:val="20"/>
                <w:szCs w:val="20"/>
                <w:vertAlign w:val="baseline"/>
                <w:rtl w:val="0"/>
              </w:rPr>
              <w:t xml:space="preserve">acompañado de la voz del personaje </w:t>
            </w:r>
            <w:r w:rsidDel="00000000" w:rsidR="00000000" w:rsidRPr="00000000">
              <w:rPr>
                <w:sz w:val="20"/>
                <w:szCs w:val="20"/>
                <w:highlight w:val="yellow"/>
                <w:vertAlign w:val="baseline"/>
                <w:rtl w:val="0"/>
              </w:rPr>
              <w:t xml:space="preserve">(P12)</w:t>
            </w:r>
          </w:p>
          <w:p w:rsidR="00000000" w:rsidDel="00000000" w:rsidP="00000000" w:rsidRDefault="00000000" w:rsidRPr="00000000" w14:paraId="000004CC">
            <w:pPr>
              <w:shd w:fill="ffffff" w:val="clear"/>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4CD">
            <w:pPr>
              <w:shd w:fill="ffffff" w:val="clear"/>
              <w:jc w:val="center"/>
              <w:rPr>
                <w:sz w:val="20"/>
                <w:szCs w:val="20"/>
                <w:highlight w:val="yellow"/>
                <w:vertAlign w:val="baseline"/>
              </w:rPr>
            </w:pPr>
            <w:r w:rsidDel="00000000" w:rsidR="00000000" w:rsidRPr="00000000">
              <w:rPr>
                <w:sz w:val="20"/>
                <w:szCs w:val="20"/>
                <w:vertAlign w:val="baseline"/>
              </w:rPr>
              <w:drawing>
                <wp:inline distB="0" distT="0" distL="114300" distR="114300">
                  <wp:extent cx="2175510" cy="1104900"/>
                  <wp:effectExtent b="0" l="0" r="0" t="0"/>
                  <wp:docPr descr="red vector banner business plan" id="1095" name="image21.jpg"/>
                  <a:graphic>
                    <a:graphicData uri="http://schemas.openxmlformats.org/drawingml/2006/picture">
                      <pic:pic>
                        <pic:nvPicPr>
                          <pic:cNvPr descr="red vector banner business plan" id="0" name="image21.jpg"/>
                          <pic:cNvPicPr preferRelativeResize="0"/>
                        </pic:nvPicPr>
                        <pic:blipFill>
                          <a:blip r:embed="rId64"/>
                          <a:srcRect b="0" l="0" r="0" t="0"/>
                          <a:stretch>
                            <a:fillRect/>
                          </a:stretch>
                        </pic:blipFill>
                        <pic:spPr>
                          <a:xfrm>
                            <a:off x="0" y="0"/>
                            <a:ext cx="217551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4CE">
            <w:pPr>
              <w:shd w:fill="ffffff" w:val="clear"/>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4CF">
            <w:pPr>
              <w:shd w:fill="ffffff" w:val="clear"/>
              <w:jc w:val="both"/>
              <w:rPr>
                <w:sz w:val="20"/>
                <w:szCs w:val="20"/>
                <w:vertAlign w:val="baseline"/>
              </w:rPr>
            </w:pPr>
            <w:r w:rsidDel="00000000" w:rsidR="00000000" w:rsidRPr="00000000">
              <w:rPr>
                <w:sz w:val="20"/>
                <w:szCs w:val="20"/>
                <w:vertAlign w:val="baseline"/>
                <w:rtl w:val="0"/>
              </w:rPr>
              <w:t xml:space="preserve">Dar clic para ver </w:t>
            </w:r>
            <w:hyperlink r:id="rId65">
              <w:r w:rsidDel="00000000" w:rsidR="00000000" w:rsidRPr="00000000">
                <w:rPr>
                  <w:color w:val="0000ff"/>
                  <w:sz w:val="20"/>
                  <w:szCs w:val="20"/>
                  <w:u w:val="single"/>
                  <w:vertAlign w:val="baseline"/>
                  <w:rtl w:val="0"/>
                </w:rPr>
                <w:t xml:space="preserve">Imagen</w:t>
              </w:r>
            </w:hyperlink>
            <w:r w:rsidDel="00000000" w:rsidR="00000000" w:rsidRPr="00000000">
              <w:rPr>
                <w:rtl w:val="0"/>
              </w:rPr>
            </w:r>
          </w:p>
          <w:p w:rsidR="00000000" w:rsidDel="00000000" w:rsidP="00000000" w:rsidRDefault="00000000" w:rsidRPr="00000000" w14:paraId="000004D0">
            <w:pPr>
              <w:shd w:fill="ffffff" w:val="clear"/>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4D1">
            <w:pPr>
              <w:shd w:fill="ffffff" w:val="clear"/>
              <w:jc w:val="both"/>
              <w:rPr>
                <w:color w:val="000000"/>
                <w:sz w:val="20"/>
                <w:szCs w:val="20"/>
                <w:vertAlign w:val="baseline"/>
              </w:rPr>
            </w:pPr>
            <w:r w:rsidDel="00000000" w:rsidR="00000000" w:rsidRPr="00000000">
              <w:rPr>
                <w:color w:val="000000"/>
                <w:sz w:val="20"/>
                <w:szCs w:val="20"/>
                <w:vertAlign w:val="baseline"/>
                <w:rtl w:val="0"/>
              </w:rPr>
              <w:t xml:space="preserve">Para los numerales (</w:t>
            </w:r>
            <w:r w:rsidDel="00000000" w:rsidR="00000000" w:rsidRPr="00000000">
              <w:rPr>
                <w:color w:val="000000"/>
                <w:sz w:val="20"/>
                <w:szCs w:val="20"/>
                <w:highlight w:val="yellow"/>
                <w:vertAlign w:val="baseline"/>
                <w:rtl w:val="0"/>
              </w:rPr>
              <w:t xml:space="preserve">P13)</w:t>
            </w:r>
            <w:r w:rsidDel="00000000" w:rsidR="00000000" w:rsidRPr="00000000">
              <w:rPr>
                <w:color w:val="000000"/>
                <w:sz w:val="20"/>
                <w:szCs w:val="20"/>
                <w:vertAlign w:val="baseline"/>
                <w:rtl w:val="0"/>
              </w:rPr>
              <w:t xml:space="preserve">, </w:t>
            </w:r>
            <w:r w:rsidDel="00000000" w:rsidR="00000000" w:rsidRPr="00000000">
              <w:rPr>
                <w:color w:val="000000"/>
                <w:sz w:val="20"/>
                <w:szCs w:val="20"/>
                <w:highlight w:val="yellow"/>
                <w:vertAlign w:val="baseline"/>
                <w:rtl w:val="0"/>
              </w:rPr>
              <w:t xml:space="preserve">(P14)</w:t>
            </w:r>
            <w:r w:rsidDel="00000000" w:rsidR="00000000" w:rsidRPr="00000000">
              <w:rPr>
                <w:color w:val="000000"/>
                <w:sz w:val="20"/>
                <w:szCs w:val="20"/>
                <w:vertAlign w:val="baseline"/>
                <w:rtl w:val="0"/>
              </w:rPr>
              <w:t xml:space="preserve"> y </w:t>
            </w:r>
            <w:r w:rsidDel="00000000" w:rsidR="00000000" w:rsidRPr="00000000">
              <w:rPr>
                <w:color w:val="000000"/>
                <w:sz w:val="20"/>
                <w:szCs w:val="20"/>
                <w:highlight w:val="yellow"/>
                <w:vertAlign w:val="baseline"/>
                <w:rtl w:val="0"/>
              </w:rPr>
              <w:t xml:space="preserve">(P15),</w:t>
            </w:r>
            <w:r w:rsidDel="00000000" w:rsidR="00000000" w:rsidRPr="00000000">
              <w:rPr>
                <w:color w:val="000000"/>
                <w:sz w:val="20"/>
                <w:szCs w:val="20"/>
                <w:vertAlign w:val="baseline"/>
                <w:rtl w:val="0"/>
              </w:rPr>
              <w:t xml:space="preserve"> se propone el siguiente gráfico:</w:t>
            </w:r>
          </w:p>
          <w:p w:rsidR="00000000" w:rsidDel="00000000" w:rsidP="00000000" w:rsidRDefault="00000000" w:rsidRPr="00000000" w14:paraId="000004D2">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4D3">
            <w:pPr>
              <w:shd w:fill="ffffff" w:val="clear"/>
              <w:jc w:val="center"/>
              <w:rPr>
                <w:sz w:val="20"/>
                <w:szCs w:val="20"/>
                <w:vertAlign w:val="baseline"/>
              </w:rPr>
            </w:pPr>
            <w:r w:rsidDel="00000000" w:rsidR="00000000" w:rsidRPr="00000000">
              <w:rPr>
                <w:vertAlign w:val="baseline"/>
              </w:rPr>
              <w:drawing>
                <wp:inline distB="0" distT="0" distL="114300" distR="114300">
                  <wp:extent cx="2240280" cy="866775"/>
                  <wp:effectExtent b="0" l="0" r="0" t="0"/>
                  <wp:docPr id="1096" name="image25.jpg"/>
                  <a:graphic>
                    <a:graphicData uri="http://schemas.openxmlformats.org/drawingml/2006/picture">
                      <pic:pic>
                        <pic:nvPicPr>
                          <pic:cNvPr id="0" name="image25.jpg"/>
                          <pic:cNvPicPr preferRelativeResize="0"/>
                        </pic:nvPicPr>
                        <pic:blipFill>
                          <a:blip r:embed="rId66"/>
                          <a:srcRect b="0" l="0" r="0" t="0"/>
                          <a:stretch>
                            <a:fillRect/>
                          </a:stretch>
                        </pic:blipFill>
                        <pic:spPr>
                          <a:xfrm>
                            <a:off x="0" y="0"/>
                            <a:ext cx="224028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4D4">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D5">
            <w:pPr>
              <w:shd w:fill="ffffff" w:val="clear"/>
              <w:jc w:val="both"/>
              <w:rPr>
                <w:color w:val="0000ff"/>
                <w:sz w:val="20"/>
                <w:szCs w:val="20"/>
                <w:u w:val="single"/>
                <w:vertAlign w:val="baseline"/>
              </w:rPr>
            </w:pPr>
            <w:r w:rsidDel="00000000" w:rsidR="00000000" w:rsidRPr="00000000">
              <w:rPr>
                <w:sz w:val="20"/>
                <w:szCs w:val="20"/>
                <w:vertAlign w:val="baseline"/>
                <w:rtl w:val="0"/>
              </w:rPr>
              <w:t xml:space="preserve">Dar clic para ver </w:t>
            </w:r>
            <w:r w:rsidDel="00000000" w:rsidR="00000000" w:rsidRPr="00000000">
              <w:fldChar w:fldCharType="begin"/>
              <w:instrText xml:space="preserve"> HYPERLINK "https://www.freepik.es/vector-gratis/diseno-plantilla-infografia-empresarial-hexagonal-tres-pasos_7551000.htm#page=1&amp;query=infografia%20de%203&amp;position=2" </w:instrText>
              <w:fldChar w:fldCharType="separate"/>
            </w:r>
            <w:r w:rsidDel="00000000" w:rsidR="00000000" w:rsidRPr="00000000">
              <w:rPr>
                <w:color w:val="0000ff"/>
                <w:sz w:val="20"/>
                <w:szCs w:val="20"/>
                <w:u w:val="single"/>
                <w:vertAlign w:val="baseline"/>
                <w:rtl w:val="0"/>
              </w:rPr>
              <w:t xml:space="preserve">Imagen</w:t>
            </w:r>
          </w:p>
          <w:p w:rsidR="00000000" w:rsidDel="00000000" w:rsidP="00000000" w:rsidRDefault="00000000" w:rsidRPr="00000000" w14:paraId="000004D6">
            <w:pPr>
              <w:shd w:fill="ffffff" w:val="clear"/>
              <w:jc w:val="both"/>
              <w:rPr>
                <w:b w:val="0"/>
                <w:sz w:val="20"/>
                <w:szCs w:val="20"/>
                <w:highlight w:val="yellow"/>
                <w:vertAlign w:val="baseline"/>
              </w:rPr>
            </w:pPr>
            <w:r w:rsidDel="00000000" w:rsidR="00000000" w:rsidRPr="00000000">
              <w:fldChar w:fldCharType="end"/>
            </w:r>
            <w:r w:rsidDel="00000000" w:rsidR="00000000" w:rsidRPr="00000000">
              <w:rPr>
                <w:rtl w:val="0"/>
              </w:rPr>
            </w:r>
          </w:p>
          <w:p w:rsidR="00000000" w:rsidDel="00000000" w:rsidP="00000000" w:rsidRDefault="00000000" w:rsidRPr="00000000" w14:paraId="000004D7">
            <w:pPr>
              <w:shd w:fill="ffffff" w:val="clear"/>
              <w:jc w:val="both"/>
              <w:rPr>
                <w:sz w:val="20"/>
                <w:szCs w:val="20"/>
                <w:vertAlign w:val="baseline"/>
              </w:rPr>
            </w:pPr>
            <w:r w:rsidDel="00000000" w:rsidR="00000000" w:rsidRPr="00000000">
              <w:rPr>
                <w:sz w:val="20"/>
                <w:szCs w:val="20"/>
                <w:highlight w:val="yellow"/>
                <w:vertAlign w:val="baseline"/>
                <w:rtl w:val="0"/>
              </w:rPr>
              <w:t xml:space="preserve">(P13)</w:t>
            </w:r>
            <w:r w:rsidDel="00000000" w:rsidR="00000000" w:rsidRPr="00000000">
              <w:rPr>
                <w:sz w:val="20"/>
                <w:szCs w:val="20"/>
                <w:vertAlign w:val="baseline"/>
                <w:rtl w:val="0"/>
              </w:rPr>
              <w:t xml:space="preserve"> </w:t>
            </w:r>
          </w:p>
          <w:p w:rsidR="00000000" w:rsidDel="00000000" w:rsidP="00000000" w:rsidRDefault="00000000" w:rsidRPr="00000000" w14:paraId="000004D8">
            <w:pPr>
              <w:shd w:fill="ffffff" w:val="clear"/>
              <w:jc w:val="both"/>
              <w:rPr>
                <w:sz w:val="20"/>
                <w:szCs w:val="20"/>
                <w:highlight w:val="yellow"/>
                <w:vertAlign w:val="baseline"/>
              </w:rPr>
            </w:pPr>
            <w:r w:rsidDel="00000000" w:rsidR="00000000" w:rsidRPr="00000000">
              <w:rPr>
                <w:sz w:val="20"/>
                <w:szCs w:val="20"/>
                <w:vertAlign w:val="baseline"/>
                <w:rtl w:val="0"/>
              </w:rPr>
              <w:t xml:space="preserve">En la infografía numeral uno presenta como título </w:t>
            </w:r>
            <w:r w:rsidDel="00000000" w:rsidR="00000000" w:rsidRPr="00000000">
              <w:rPr>
                <w:b w:val="1"/>
                <w:sz w:val="20"/>
                <w:szCs w:val="20"/>
                <w:vertAlign w:val="baseline"/>
                <w:rtl w:val="0"/>
              </w:rPr>
              <w:t xml:space="preserve">“Tasa nominal</w:t>
            </w:r>
            <w:r w:rsidDel="00000000" w:rsidR="00000000" w:rsidRPr="00000000">
              <w:rPr>
                <w:sz w:val="20"/>
                <w:szCs w:val="20"/>
                <w:vertAlign w:val="baseline"/>
                <w:rtl w:val="0"/>
              </w:rPr>
              <w:t xml:space="preserve">”, al dar clic presenta la información contenida en </w:t>
            </w:r>
            <w:r w:rsidDel="00000000" w:rsidR="00000000" w:rsidRPr="00000000">
              <w:rPr>
                <w:sz w:val="20"/>
                <w:szCs w:val="20"/>
                <w:highlight w:val="yellow"/>
                <w:vertAlign w:val="baseline"/>
                <w:rtl w:val="0"/>
              </w:rPr>
              <w:t xml:space="preserve">(P13)</w:t>
            </w:r>
          </w:p>
          <w:p w:rsidR="00000000" w:rsidDel="00000000" w:rsidP="00000000" w:rsidRDefault="00000000" w:rsidRPr="00000000" w14:paraId="000004D9">
            <w:pPr>
              <w:shd w:fill="ffffff" w:val="clear"/>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4DA">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4DB">
            <w:pPr>
              <w:shd w:fill="ffffff" w:val="clear"/>
              <w:jc w:val="both"/>
              <w:rPr>
                <w:sz w:val="20"/>
                <w:szCs w:val="20"/>
                <w:vertAlign w:val="baseline"/>
              </w:rPr>
            </w:pPr>
            <w:r w:rsidDel="00000000" w:rsidR="00000000" w:rsidRPr="00000000">
              <w:rPr>
                <w:sz w:val="20"/>
                <w:szCs w:val="20"/>
                <w:highlight w:val="yellow"/>
                <w:vertAlign w:val="baseline"/>
                <w:rtl w:val="0"/>
              </w:rPr>
              <w:t xml:space="preserve">(P14)</w:t>
            </w:r>
            <w:r w:rsidDel="00000000" w:rsidR="00000000" w:rsidRPr="00000000">
              <w:rPr>
                <w:sz w:val="20"/>
                <w:szCs w:val="20"/>
                <w:vertAlign w:val="baseline"/>
                <w:rtl w:val="0"/>
              </w:rPr>
              <w:t xml:space="preserve"> </w:t>
            </w:r>
          </w:p>
          <w:p w:rsidR="00000000" w:rsidDel="00000000" w:rsidP="00000000" w:rsidRDefault="00000000" w:rsidRPr="00000000" w14:paraId="000004DC">
            <w:pPr>
              <w:shd w:fill="ffffff" w:val="clear"/>
              <w:jc w:val="both"/>
              <w:rPr>
                <w:sz w:val="20"/>
                <w:szCs w:val="20"/>
                <w:highlight w:val="yellow"/>
                <w:vertAlign w:val="baseline"/>
              </w:rPr>
            </w:pPr>
            <w:r w:rsidDel="00000000" w:rsidR="00000000" w:rsidRPr="00000000">
              <w:rPr>
                <w:sz w:val="20"/>
                <w:szCs w:val="20"/>
                <w:vertAlign w:val="baseline"/>
                <w:rtl w:val="0"/>
              </w:rPr>
              <w:t xml:space="preserve">En la infografía numeral uno, presenta como título </w:t>
            </w:r>
            <w:r w:rsidDel="00000000" w:rsidR="00000000" w:rsidRPr="00000000">
              <w:rPr>
                <w:b w:val="1"/>
                <w:sz w:val="20"/>
                <w:szCs w:val="20"/>
                <w:vertAlign w:val="baseline"/>
                <w:rtl w:val="0"/>
              </w:rPr>
              <w:t xml:space="preserve">“Tasa nominal</w:t>
            </w:r>
            <w:r w:rsidDel="00000000" w:rsidR="00000000" w:rsidRPr="00000000">
              <w:rPr>
                <w:sz w:val="20"/>
                <w:szCs w:val="20"/>
                <w:vertAlign w:val="baseline"/>
                <w:rtl w:val="0"/>
              </w:rPr>
              <w:t xml:space="preserve">”, al dar clic presenta la información contenida en </w:t>
            </w:r>
            <w:r w:rsidDel="00000000" w:rsidR="00000000" w:rsidRPr="00000000">
              <w:rPr>
                <w:sz w:val="20"/>
                <w:szCs w:val="20"/>
                <w:highlight w:val="yellow"/>
                <w:vertAlign w:val="baseline"/>
                <w:rtl w:val="0"/>
              </w:rPr>
              <w:t xml:space="preserve">(P14)</w:t>
            </w:r>
          </w:p>
          <w:p w:rsidR="00000000" w:rsidDel="00000000" w:rsidP="00000000" w:rsidRDefault="00000000" w:rsidRPr="00000000" w14:paraId="000004DD">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4DE">
            <w:pPr>
              <w:shd w:fill="ffffff" w:val="clear"/>
              <w:jc w:val="both"/>
              <w:rPr>
                <w:sz w:val="20"/>
                <w:szCs w:val="20"/>
                <w:vertAlign w:val="baseline"/>
              </w:rPr>
            </w:pPr>
            <w:r w:rsidDel="00000000" w:rsidR="00000000" w:rsidRPr="00000000">
              <w:rPr>
                <w:sz w:val="20"/>
                <w:szCs w:val="20"/>
                <w:highlight w:val="yellow"/>
                <w:vertAlign w:val="baseline"/>
                <w:rtl w:val="0"/>
              </w:rPr>
              <w:t xml:space="preserve">(P15)</w:t>
            </w:r>
            <w:r w:rsidDel="00000000" w:rsidR="00000000" w:rsidRPr="00000000">
              <w:rPr>
                <w:sz w:val="20"/>
                <w:szCs w:val="20"/>
                <w:vertAlign w:val="baseline"/>
                <w:rtl w:val="0"/>
              </w:rPr>
              <w:t xml:space="preserve"> </w:t>
            </w:r>
          </w:p>
          <w:p w:rsidR="00000000" w:rsidDel="00000000" w:rsidP="00000000" w:rsidRDefault="00000000" w:rsidRPr="00000000" w14:paraId="000004DF">
            <w:pPr>
              <w:shd w:fill="ffffff" w:val="clear"/>
              <w:jc w:val="both"/>
              <w:rPr>
                <w:sz w:val="20"/>
                <w:szCs w:val="20"/>
                <w:highlight w:val="yellow"/>
                <w:vertAlign w:val="baseline"/>
              </w:rPr>
            </w:pPr>
            <w:r w:rsidDel="00000000" w:rsidR="00000000" w:rsidRPr="00000000">
              <w:rPr>
                <w:sz w:val="20"/>
                <w:szCs w:val="20"/>
                <w:vertAlign w:val="baseline"/>
                <w:rtl w:val="0"/>
              </w:rPr>
              <w:t xml:space="preserve">En la infografía numeral uno, presenta como título </w:t>
            </w:r>
            <w:r w:rsidDel="00000000" w:rsidR="00000000" w:rsidRPr="00000000">
              <w:rPr>
                <w:b w:val="1"/>
                <w:sz w:val="20"/>
                <w:szCs w:val="20"/>
                <w:vertAlign w:val="baseline"/>
                <w:rtl w:val="0"/>
              </w:rPr>
              <w:t xml:space="preserve">“Tasa nominal</w:t>
            </w:r>
            <w:r w:rsidDel="00000000" w:rsidR="00000000" w:rsidRPr="00000000">
              <w:rPr>
                <w:sz w:val="20"/>
                <w:szCs w:val="20"/>
                <w:vertAlign w:val="baseline"/>
                <w:rtl w:val="0"/>
              </w:rPr>
              <w:t xml:space="preserve">”, al dar clic presenta la información contenida en </w:t>
            </w:r>
            <w:r w:rsidDel="00000000" w:rsidR="00000000" w:rsidRPr="00000000">
              <w:rPr>
                <w:sz w:val="20"/>
                <w:szCs w:val="20"/>
                <w:highlight w:val="yellow"/>
                <w:vertAlign w:val="baseline"/>
                <w:rtl w:val="0"/>
              </w:rPr>
              <w:t xml:space="preserve">(P15)</w:t>
            </w:r>
          </w:p>
          <w:p w:rsidR="00000000" w:rsidDel="00000000" w:rsidP="00000000" w:rsidRDefault="00000000" w:rsidRPr="00000000" w14:paraId="000004E0">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4E1">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4E2">
            <w:pPr>
              <w:shd w:fill="ffffff" w:val="clear"/>
              <w:jc w:val="both"/>
              <w:rPr>
                <w:b w:val="0"/>
                <w:sz w:val="20"/>
                <w:szCs w:val="20"/>
                <w:vertAlign w:val="baseline"/>
              </w:rPr>
            </w:pPr>
            <w:r w:rsidDel="00000000" w:rsidR="00000000" w:rsidRPr="00000000">
              <w:rPr>
                <w:sz w:val="20"/>
                <w:szCs w:val="20"/>
                <w:vertAlign w:val="baseline"/>
                <w:rtl w:val="0"/>
              </w:rPr>
              <w:t xml:space="preserve">En el numeral </w:t>
            </w:r>
            <w:r w:rsidDel="00000000" w:rsidR="00000000" w:rsidRPr="00000000">
              <w:rPr>
                <w:sz w:val="20"/>
                <w:szCs w:val="20"/>
                <w:highlight w:val="yellow"/>
                <w:vertAlign w:val="baseline"/>
                <w:rtl w:val="0"/>
              </w:rPr>
              <w:t xml:space="preserve">(P16)</w:t>
            </w:r>
            <w:r w:rsidDel="00000000" w:rsidR="00000000" w:rsidRPr="00000000">
              <w:rPr>
                <w:sz w:val="20"/>
                <w:szCs w:val="20"/>
                <w:vertAlign w:val="baseline"/>
                <w:rtl w:val="0"/>
              </w:rPr>
              <w:t xml:space="preserve"> </w:t>
            </w:r>
            <w:r w:rsidDel="00000000" w:rsidR="00000000" w:rsidRPr="00000000">
              <w:rPr>
                <w:b w:val="1"/>
                <w:sz w:val="20"/>
                <w:szCs w:val="20"/>
                <w:vertAlign w:val="baseline"/>
                <w:rtl w:val="0"/>
              </w:rPr>
              <w:t xml:space="preserve">“Tasa vencida y anticipada” y </w:t>
            </w:r>
            <w:r w:rsidDel="00000000" w:rsidR="00000000" w:rsidRPr="00000000">
              <w:rPr>
                <w:sz w:val="20"/>
                <w:szCs w:val="20"/>
                <w:highlight w:val="yellow"/>
                <w:vertAlign w:val="baseline"/>
                <w:rtl w:val="0"/>
              </w:rPr>
              <w:t xml:space="preserve">(P17)</w:t>
            </w:r>
            <w:r w:rsidDel="00000000" w:rsidR="00000000" w:rsidRPr="00000000">
              <w:rPr>
                <w:b w:val="1"/>
                <w:sz w:val="20"/>
                <w:szCs w:val="20"/>
                <w:vertAlign w:val="baseline"/>
                <w:rtl w:val="0"/>
              </w:rPr>
              <w:t xml:space="preserve"> “Equivalencia de tasas”</w:t>
            </w:r>
            <w:r w:rsidDel="00000000" w:rsidR="00000000" w:rsidRPr="00000000">
              <w:rPr>
                <w:sz w:val="20"/>
                <w:szCs w:val="20"/>
                <w:vertAlign w:val="baseline"/>
                <w:rtl w:val="0"/>
              </w:rPr>
              <w:t xml:space="preserve">, se utiliza la siguiente imagen, al dar clic se abre una nueva diapositiva donde en el slide aparece:</w:t>
            </w:r>
            <w:r w:rsidDel="00000000" w:rsidR="00000000" w:rsidRPr="00000000">
              <w:rPr>
                <w:rtl w:val="0"/>
              </w:rPr>
            </w:r>
          </w:p>
          <w:p w:rsidR="00000000" w:rsidDel="00000000" w:rsidP="00000000" w:rsidRDefault="00000000" w:rsidRPr="00000000" w14:paraId="000004E3">
            <w:pPr>
              <w:shd w:fill="ffffff" w:val="clear"/>
              <w:jc w:val="both"/>
              <w:rPr>
                <w:sz w:val="20"/>
                <w:szCs w:val="20"/>
                <w:vertAlign w:val="baseline"/>
              </w:rPr>
            </w:pPr>
            <w:r w:rsidDel="00000000" w:rsidR="00000000" w:rsidRPr="00000000">
              <w:rPr>
                <w:sz w:val="20"/>
                <w:szCs w:val="20"/>
                <w:highlight w:val="yellow"/>
                <w:vertAlign w:val="baseline"/>
                <w:rtl w:val="0"/>
              </w:rPr>
              <w:t xml:space="preserve">(P16)</w:t>
            </w:r>
            <w:r w:rsidDel="00000000" w:rsidR="00000000" w:rsidRPr="00000000">
              <w:rPr>
                <w:sz w:val="20"/>
                <w:szCs w:val="20"/>
                <w:vertAlign w:val="baseline"/>
                <w:rtl w:val="0"/>
              </w:rPr>
              <w:t xml:space="preserve"> y (</w:t>
            </w:r>
            <w:r w:rsidDel="00000000" w:rsidR="00000000" w:rsidRPr="00000000">
              <w:rPr>
                <w:sz w:val="20"/>
                <w:szCs w:val="20"/>
                <w:highlight w:val="yellow"/>
                <w:vertAlign w:val="baseline"/>
                <w:rtl w:val="0"/>
              </w:rPr>
              <w:t xml:space="preserve">P17)</w:t>
            </w:r>
            <w:r w:rsidDel="00000000" w:rsidR="00000000" w:rsidRPr="00000000">
              <w:rPr>
                <w:sz w:val="20"/>
                <w:szCs w:val="20"/>
                <w:vertAlign w:val="baseline"/>
                <w:rtl w:val="0"/>
              </w:rPr>
              <w:t xml:space="preserve">. </w:t>
            </w:r>
          </w:p>
          <w:p w:rsidR="00000000" w:rsidDel="00000000" w:rsidP="00000000" w:rsidRDefault="00000000" w:rsidRPr="00000000" w14:paraId="000004E4">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4E5">
            <w:pPr>
              <w:shd w:fill="ffffff" w:val="clear"/>
              <w:jc w:val="center"/>
              <w:rPr>
                <w:b w:val="0"/>
                <w:sz w:val="20"/>
                <w:szCs w:val="20"/>
                <w:vertAlign w:val="baseline"/>
              </w:rPr>
            </w:pPr>
            <w:r w:rsidDel="00000000" w:rsidR="00000000" w:rsidRPr="00000000">
              <w:rPr>
                <w:b w:val="1"/>
                <w:sz w:val="20"/>
                <w:szCs w:val="20"/>
                <w:vertAlign w:val="baseline"/>
              </w:rPr>
              <w:drawing>
                <wp:inline distB="0" distT="0" distL="114300" distR="114300">
                  <wp:extent cx="2224405" cy="1509395"/>
                  <wp:effectExtent b="0" l="0" r="0" t="0"/>
                  <wp:docPr id="1097" name="image26.png"/>
                  <a:graphic>
                    <a:graphicData uri="http://schemas.openxmlformats.org/drawingml/2006/picture">
                      <pic:pic>
                        <pic:nvPicPr>
                          <pic:cNvPr id="0" name="image26.png"/>
                          <pic:cNvPicPr preferRelativeResize="0"/>
                        </pic:nvPicPr>
                        <pic:blipFill>
                          <a:blip r:embed="rId67"/>
                          <a:srcRect b="0" l="0" r="0" t="0"/>
                          <a:stretch>
                            <a:fillRect/>
                          </a:stretch>
                        </pic:blipFill>
                        <pic:spPr>
                          <a:xfrm>
                            <a:off x="0" y="0"/>
                            <a:ext cx="2224405" cy="1509395"/>
                          </a:xfrm>
                          <a:prstGeom prst="rect"/>
                          <a:ln/>
                        </pic:spPr>
                      </pic:pic>
                    </a:graphicData>
                  </a:graphic>
                </wp:inline>
              </w:drawing>
            </w:r>
            <w:r w:rsidDel="00000000" w:rsidR="00000000" w:rsidRPr="00000000">
              <w:rPr>
                <w:rtl w:val="0"/>
              </w:rPr>
            </w:r>
          </w:p>
          <w:p w:rsidR="00000000" w:rsidDel="00000000" w:rsidP="00000000" w:rsidRDefault="00000000" w:rsidRPr="00000000" w14:paraId="000004E6">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4E7">
            <w:pPr>
              <w:shd w:fill="ffffff" w:val="clear"/>
              <w:jc w:val="both"/>
              <w:rPr>
                <w:sz w:val="20"/>
                <w:szCs w:val="20"/>
                <w:vertAlign w:val="baseline"/>
              </w:rPr>
            </w:pPr>
            <w:r w:rsidDel="00000000" w:rsidR="00000000" w:rsidRPr="00000000">
              <w:rPr>
                <w:sz w:val="20"/>
                <w:szCs w:val="20"/>
                <w:vertAlign w:val="baseline"/>
                <w:rtl w:val="0"/>
              </w:rPr>
              <w:t xml:space="preserve">Dar clic para ver </w:t>
            </w:r>
            <w:hyperlink r:id="rId68">
              <w:r w:rsidDel="00000000" w:rsidR="00000000" w:rsidRPr="00000000">
                <w:rPr>
                  <w:color w:val="0000ff"/>
                  <w:sz w:val="20"/>
                  <w:szCs w:val="20"/>
                  <w:u w:val="single"/>
                  <w:vertAlign w:val="baseline"/>
                  <w:rtl w:val="0"/>
                </w:rPr>
                <w:t xml:space="preserve">Imagen</w:t>
              </w:r>
            </w:hyperlink>
            <w:r w:rsidDel="00000000" w:rsidR="00000000" w:rsidRPr="00000000">
              <w:rPr>
                <w:rtl w:val="0"/>
              </w:rPr>
            </w:r>
          </w:p>
          <w:p w:rsidR="00000000" w:rsidDel="00000000" w:rsidP="00000000" w:rsidRDefault="00000000" w:rsidRPr="00000000" w14:paraId="000004E8">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4E9">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4EA">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4EB">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4EC">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4ED">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4EE">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4EF">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4F0">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4F1">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4F2">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4F3">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4F4">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4F5">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4F6">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4F7">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4F8">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4F9">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4FA">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4FB">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4FC">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4FD">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4FE">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4FF">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00">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01">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02">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03">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04">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05">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06">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07">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08">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09">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0A">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0B">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0C">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0D">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0E">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0F">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10">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11">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12">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13">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14">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15">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16">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17">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18">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19">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1A">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1B">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1C">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1D">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1E">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1F">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20">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21">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22">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23">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24">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25">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26">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27">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28">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29">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2A">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2B">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2C">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2D">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2E">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2F">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30">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31">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32">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33">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34">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35">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36">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37">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38">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39">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3A">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3B">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3C">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3D">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3E">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3F">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40">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41">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42">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43">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44">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45">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46">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47">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48">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49">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4A">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4B">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4C">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4D">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4E">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4F">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50">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51">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52">
            <w:pPr>
              <w:tabs>
                <w:tab w:val="left" w:pos="4320"/>
                <w:tab w:val="left" w:pos="4485"/>
                <w:tab w:val="left" w:pos="5445"/>
              </w:tabs>
              <w:jc w:val="both"/>
              <w:rPr>
                <w:b w:val="0"/>
                <w:sz w:val="20"/>
                <w:szCs w:val="20"/>
                <w:vertAlign w:val="baseline"/>
              </w:rPr>
            </w:pPr>
            <w:r w:rsidDel="00000000" w:rsidR="00000000" w:rsidRPr="00000000">
              <w:rPr>
                <w:sz w:val="20"/>
                <w:szCs w:val="20"/>
                <w:highlight w:val="yellow"/>
                <w:vertAlign w:val="baseline"/>
                <w:rtl w:val="0"/>
              </w:rPr>
              <w:t xml:space="preserve">(P18)</w:t>
            </w:r>
            <w:r w:rsidDel="00000000" w:rsidR="00000000" w:rsidRPr="00000000">
              <w:rPr>
                <w:b w:val="1"/>
                <w:sz w:val="20"/>
                <w:szCs w:val="20"/>
                <w:vertAlign w:val="baseline"/>
                <w:rtl w:val="0"/>
              </w:rPr>
              <w:t xml:space="preserve"> </w:t>
            </w:r>
            <w:r w:rsidDel="00000000" w:rsidR="00000000" w:rsidRPr="00000000">
              <w:rPr>
                <w:rtl w:val="0"/>
              </w:rPr>
            </w:r>
          </w:p>
          <w:p w:rsidR="00000000" w:rsidDel="00000000" w:rsidP="00000000" w:rsidRDefault="00000000" w:rsidRPr="00000000" w14:paraId="00000553">
            <w:pPr>
              <w:tabs>
                <w:tab w:val="left" w:pos="4320"/>
                <w:tab w:val="left" w:pos="4485"/>
                <w:tab w:val="left" w:pos="5445"/>
              </w:tabs>
              <w:jc w:val="both"/>
              <w:rPr>
                <w:sz w:val="20"/>
                <w:szCs w:val="20"/>
                <w:vertAlign w:val="baseline"/>
              </w:rPr>
            </w:pPr>
            <w:r w:rsidDel="00000000" w:rsidR="00000000" w:rsidRPr="00000000">
              <w:rPr>
                <w:sz w:val="20"/>
                <w:szCs w:val="20"/>
                <w:vertAlign w:val="baseline"/>
                <w:rtl w:val="0"/>
              </w:rPr>
              <w:t xml:space="preserve">Se propone el siguiente gráfico donde se registra el título</w:t>
            </w:r>
            <w:r w:rsidDel="00000000" w:rsidR="00000000" w:rsidRPr="00000000">
              <w:rPr>
                <w:b w:val="1"/>
                <w:sz w:val="20"/>
                <w:szCs w:val="20"/>
                <w:vertAlign w:val="baseline"/>
                <w:rtl w:val="0"/>
              </w:rPr>
              <w:t xml:space="preserve"> “Tabla de amortización”, </w:t>
            </w:r>
            <w:r w:rsidDel="00000000" w:rsidR="00000000" w:rsidRPr="00000000">
              <w:rPr>
                <w:sz w:val="20"/>
                <w:szCs w:val="20"/>
                <w:vertAlign w:val="baseline"/>
                <w:rtl w:val="0"/>
              </w:rPr>
              <w:t xml:space="preserve">posteriormente se presenta el audio del párrafo introductorio.</w:t>
            </w:r>
          </w:p>
          <w:p w:rsidR="00000000" w:rsidDel="00000000" w:rsidP="00000000" w:rsidRDefault="00000000" w:rsidRPr="00000000" w14:paraId="00000554">
            <w:pPr>
              <w:tabs>
                <w:tab w:val="left" w:pos="4320"/>
                <w:tab w:val="left" w:pos="4485"/>
                <w:tab w:val="left" w:pos="5445"/>
              </w:tabs>
              <w:jc w:val="both"/>
              <w:rPr>
                <w:b w:val="0"/>
                <w:sz w:val="20"/>
                <w:szCs w:val="20"/>
                <w:vertAlign w:val="baseline"/>
              </w:rPr>
            </w:pPr>
            <w:r w:rsidDel="00000000" w:rsidR="00000000" w:rsidRPr="00000000">
              <w:rPr>
                <w:rtl w:val="0"/>
              </w:rPr>
            </w:r>
          </w:p>
          <w:p w:rsidR="00000000" w:rsidDel="00000000" w:rsidP="00000000" w:rsidRDefault="00000000" w:rsidRPr="00000000" w14:paraId="00000555">
            <w:pPr>
              <w:tabs>
                <w:tab w:val="left" w:pos="4320"/>
                <w:tab w:val="left" w:pos="4485"/>
                <w:tab w:val="left" w:pos="5445"/>
              </w:tabs>
              <w:jc w:val="center"/>
              <w:rPr>
                <w:b w:val="0"/>
                <w:sz w:val="20"/>
                <w:szCs w:val="20"/>
                <w:vertAlign w:val="baseline"/>
              </w:rPr>
            </w:pPr>
            <w:r w:rsidDel="00000000" w:rsidR="00000000" w:rsidRPr="00000000">
              <w:rPr>
                <w:sz w:val="20"/>
                <w:szCs w:val="20"/>
                <w:vertAlign w:val="baseline"/>
              </w:rPr>
              <w:drawing>
                <wp:inline distB="0" distT="0" distL="114300" distR="114300">
                  <wp:extent cx="2186940" cy="1338580"/>
                  <wp:effectExtent b="0" l="0" r="0" t="0"/>
                  <wp:docPr descr="red vector banner business plan" id="1098" name="image28.jpg"/>
                  <a:graphic>
                    <a:graphicData uri="http://schemas.openxmlformats.org/drawingml/2006/picture">
                      <pic:pic>
                        <pic:nvPicPr>
                          <pic:cNvPr descr="red vector banner business plan" id="0" name="image28.jpg"/>
                          <pic:cNvPicPr preferRelativeResize="0"/>
                        </pic:nvPicPr>
                        <pic:blipFill>
                          <a:blip r:embed="rId69"/>
                          <a:srcRect b="0" l="0" r="0" t="0"/>
                          <a:stretch>
                            <a:fillRect/>
                          </a:stretch>
                        </pic:blipFill>
                        <pic:spPr>
                          <a:xfrm>
                            <a:off x="0" y="0"/>
                            <a:ext cx="2186940" cy="1338580"/>
                          </a:xfrm>
                          <a:prstGeom prst="rect"/>
                          <a:ln/>
                        </pic:spPr>
                      </pic:pic>
                    </a:graphicData>
                  </a:graphic>
                </wp:inline>
              </w:drawing>
            </w:r>
            <w:r w:rsidDel="00000000" w:rsidR="00000000" w:rsidRPr="00000000">
              <w:rPr>
                <w:rtl w:val="0"/>
              </w:rPr>
            </w:r>
          </w:p>
          <w:p w:rsidR="00000000" w:rsidDel="00000000" w:rsidP="00000000" w:rsidRDefault="00000000" w:rsidRPr="00000000" w14:paraId="00000556">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57">
            <w:pPr>
              <w:shd w:fill="ffffff" w:val="clear"/>
              <w:jc w:val="both"/>
              <w:rPr>
                <w:sz w:val="20"/>
                <w:szCs w:val="20"/>
                <w:vertAlign w:val="baseline"/>
              </w:rPr>
            </w:pPr>
            <w:r w:rsidDel="00000000" w:rsidR="00000000" w:rsidRPr="00000000">
              <w:rPr>
                <w:sz w:val="20"/>
                <w:szCs w:val="20"/>
                <w:vertAlign w:val="baseline"/>
                <w:rtl w:val="0"/>
              </w:rPr>
              <w:t xml:space="preserve">Dar clic para ver </w:t>
            </w:r>
            <w:hyperlink r:id="rId70">
              <w:r w:rsidDel="00000000" w:rsidR="00000000" w:rsidRPr="00000000">
                <w:rPr>
                  <w:color w:val="0000ff"/>
                  <w:sz w:val="20"/>
                  <w:szCs w:val="20"/>
                  <w:u w:val="single"/>
                  <w:vertAlign w:val="baseline"/>
                  <w:rtl w:val="0"/>
                </w:rPr>
                <w:t xml:space="preserve">imagen</w:t>
              </w:r>
            </w:hyperlink>
            <w:r w:rsidDel="00000000" w:rsidR="00000000" w:rsidRPr="00000000">
              <w:rPr>
                <w:rtl w:val="0"/>
              </w:rPr>
            </w:r>
          </w:p>
          <w:p w:rsidR="00000000" w:rsidDel="00000000" w:rsidP="00000000" w:rsidRDefault="00000000" w:rsidRPr="00000000" w14:paraId="00000558">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59">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5A">
            <w:pPr>
              <w:shd w:fill="ffffff" w:val="clear"/>
              <w:jc w:val="both"/>
              <w:rPr>
                <w:sz w:val="20"/>
                <w:szCs w:val="20"/>
                <w:vertAlign w:val="baseline"/>
              </w:rPr>
            </w:pPr>
            <w:r w:rsidDel="00000000" w:rsidR="00000000" w:rsidRPr="00000000">
              <w:rPr>
                <w:sz w:val="20"/>
                <w:szCs w:val="20"/>
                <w:vertAlign w:val="baseline"/>
                <w:rtl w:val="0"/>
              </w:rPr>
              <w:t xml:space="preserve">Continuando con los elementos de la tabla de amortización, se presenta el siguiente gráfico de forma secuencial </w:t>
            </w:r>
            <w:r w:rsidDel="00000000" w:rsidR="00000000" w:rsidRPr="00000000">
              <w:rPr>
                <w:sz w:val="20"/>
                <w:szCs w:val="20"/>
                <w:highlight w:val="yellow"/>
                <w:vertAlign w:val="baseline"/>
                <w:rtl w:val="0"/>
              </w:rPr>
              <w:t xml:space="preserve">(P18)</w:t>
            </w:r>
            <w:r w:rsidDel="00000000" w:rsidR="00000000" w:rsidRPr="00000000">
              <w:rPr>
                <w:sz w:val="20"/>
                <w:szCs w:val="20"/>
                <w:vertAlign w:val="baseline"/>
                <w:rtl w:val="0"/>
              </w:rPr>
              <w:t xml:space="preserve">, </w:t>
            </w:r>
            <w:r w:rsidDel="00000000" w:rsidR="00000000" w:rsidRPr="00000000">
              <w:rPr>
                <w:sz w:val="20"/>
                <w:szCs w:val="20"/>
                <w:highlight w:val="yellow"/>
                <w:vertAlign w:val="baseline"/>
                <w:rtl w:val="0"/>
              </w:rPr>
              <w:t xml:space="preserve">(P19)</w:t>
            </w:r>
            <w:r w:rsidDel="00000000" w:rsidR="00000000" w:rsidRPr="00000000">
              <w:rPr>
                <w:sz w:val="20"/>
                <w:szCs w:val="20"/>
                <w:vertAlign w:val="baseline"/>
                <w:rtl w:val="0"/>
              </w:rPr>
              <w:t xml:space="preserve">, </w:t>
            </w:r>
            <w:r w:rsidDel="00000000" w:rsidR="00000000" w:rsidRPr="00000000">
              <w:rPr>
                <w:sz w:val="20"/>
                <w:szCs w:val="20"/>
                <w:highlight w:val="yellow"/>
                <w:vertAlign w:val="baseline"/>
                <w:rtl w:val="0"/>
              </w:rPr>
              <w:t xml:space="preserve">(P20)</w:t>
            </w:r>
            <w:r w:rsidDel="00000000" w:rsidR="00000000" w:rsidRPr="00000000">
              <w:rPr>
                <w:sz w:val="20"/>
                <w:szCs w:val="20"/>
                <w:vertAlign w:val="baseline"/>
                <w:rtl w:val="0"/>
              </w:rPr>
              <w:t xml:space="preserve">, </w:t>
            </w:r>
            <w:r w:rsidDel="00000000" w:rsidR="00000000" w:rsidRPr="00000000">
              <w:rPr>
                <w:sz w:val="20"/>
                <w:szCs w:val="20"/>
                <w:highlight w:val="yellow"/>
                <w:vertAlign w:val="baseline"/>
                <w:rtl w:val="0"/>
              </w:rPr>
              <w:t xml:space="preserve">(P21)</w:t>
            </w:r>
            <w:r w:rsidDel="00000000" w:rsidR="00000000" w:rsidRPr="00000000">
              <w:rPr>
                <w:sz w:val="20"/>
                <w:szCs w:val="20"/>
                <w:vertAlign w:val="baseline"/>
                <w:rtl w:val="0"/>
              </w:rPr>
              <w:t xml:space="preserve">, </w:t>
            </w:r>
            <w:r w:rsidDel="00000000" w:rsidR="00000000" w:rsidRPr="00000000">
              <w:rPr>
                <w:sz w:val="20"/>
                <w:szCs w:val="20"/>
                <w:highlight w:val="yellow"/>
                <w:vertAlign w:val="baseline"/>
                <w:rtl w:val="0"/>
              </w:rPr>
              <w:t xml:space="preserve">(P22)</w:t>
            </w:r>
            <w:r w:rsidDel="00000000" w:rsidR="00000000" w:rsidRPr="00000000">
              <w:rPr>
                <w:sz w:val="20"/>
                <w:szCs w:val="20"/>
                <w:vertAlign w:val="baseline"/>
                <w:rtl w:val="0"/>
              </w:rPr>
              <w:t xml:space="preserve">.</w:t>
            </w:r>
          </w:p>
          <w:p w:rsidR="00000000" w:rsidDel="00000000" w:rsidP="00000000" w:rsidRDefault="00000000" w:rsidRPr="00000000" w14:paraId="0000055B">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5C">
            <w:pPr>
              <w:shd w:fill="ffffff" w:val="clear"/>
              <w:jc w:val="center"/>
              <w:rPr>
                <w:b w:val="0"/>
                <w:sz w:val="20"/>
                <w:szCs w:val="20"/>
                <w:highlight w:val="yellow"/>
                <w:vertAlign w:val="baseline"/>
              </w:rPr>
            </w:pPr>
            <w:r w:rsidDel="00000000" w:rsidR="00000000" w:rsidRPr="00000000">
              <w:rPr>
                <w:sz w:val="20"/>
                <w:szCs w:val="20"/>
                <w:vertAlign w:val="baseline"/>
              </w:rPr>
              <w:drawing>
                <wp:inline distB="0" distT="0" distL="114300" distR="114300">
                  <wp:extent cx="2235200" cy="1191895"/>
                  <wp:effectExtent b="0" l="0" r="0" t="0"/>
                  <wp:docPr descr="Infographics - 4 steps" id="1099" name="image27.jpg"/>
                  <a:graphic>
                    <a:graphicData uri="http://schemas.openxmlformats.org/drawingml/2006/picture">
                      <pic:pic>
                        <pic:nvPicPr>
                          <pic:cNvPr descr="Infographics - 4 steps" id="0" name="image27.jpg"/>
                          <pic:cNvPicPr preferRelativeResize="0"/>
                        </pic:nvPicPr>
                        <pic:blipFill>
                          <a:blip r:embed="rId71"/>
                          <a:srcRect b="0" l="0" r="0" t="0"/>
                          <a:stretch>
                            <a:fillRect/>
                          </a:stretch>
                        </pic:blipFill>
                        <pic:spPr>
                          <a:xfrm>
                            <a:off x="0" y="0"/>
                            <a:ext cx="2235200" cy="1191895"/>
                          </a:xfrm>
                          <a:prstGeom prst="rect"/>
                          <a:ln/>
                        </pic:spPr>
                      </pic:pic>
                    </a:graphicData>
                  </a:graphic>
                </wp:inline>
              </w:drawing>
            </w:r>
            <w:r w:rsidDel="00000000" w:rsidR="00000000" w:rsidRPr="00000000">
              <w:rPr>
                <w:rtl w:val="0"/>
              </w:rPr>
            </w:r>
          </w:p>
          <w:p w:rsidR="00000000" w:rsidDel="00000000" w:rsidP="00000000" w:rsidRDefault="00000000" w:rsidRPr="00000000" w14:paraId="0000055D">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5E">
            <w:pPr>
              <w:shd w:fill="ffffff" w:val="clear"/>
              <w:jc w:val="both"/>
              <w:rPr>
                <w:sz w:val="20"/>
                <w:szCs w:val="20"/>
                <w:vertAlign w:val="baseline"/>
              </w:rPr>
            </w:pPr>
            <w:r w:rsidDel="00000000" w:rsidR="00000000" w:rsidRPr="00000000">
              <w:rPr>
                <w:sz w:val="20"/>
                <w:szCs w:val="20"/>
                <w:vertAlign w:val="baseline"/>
                <w:rtl w:val="0"/>
              </w:rPr>
              <w:t xml:space="preserve">Dar clic para ver </w:t>
            </w:r>
            <w:hyperlink r:id="rId72">
              <w:r w:rsidDel="00000000" w:rsidR="00000000" w:rsidRPr="00000000">
                <w:rPr>
                  <w:color w:val="0000ff"/>
                  <w:sz w:val="20"/>
                  <w:szCs w:val="20"/>
                  <w:u w:val="single"/>
                  <w:vertAlign w:val="baseline"/>
                  <w:rtl w:val="0"/>
                </w:rPr>
                <w:t xml:space="preserve">Imagen</w:t>
              </w:r>
            </w:hyperlink>
            <w:r w:rsidDel="00000000" w:rsidR="00000000" w:rsidRPr="00000000">
              <w:rPr>
                <w:rtl w:val="0"/>
              </w:rPr>
            </w:r>
          </w:p>
          <w:p w:rsidR="00000000" w:rsidDel="00000000" w:rsidP="00000000" w:rsidRDefault="00000000" w:rsidRPr="00000000" w14:paraId="0000055F">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60">
            <w:pPr>
              <w:shd w:fill="ffffff" w:val="clear"/>
              <w:jc w:val="both"/>
              <w:rPr>
                <w:sz w:val="20"/>
                <w:szCs w:val="20"/>
                <w:vertAlign w:val="baseline"/>
              </w:rPr>
            </w:pPr>
            <w:r w:rsidDel="00000000" w:rsidR="00000000" w:rsidRPr="00000000">
              <w:rPr>
                <w:sz w:val="20"/>
                <w:szCs w:val="20"/>
                <w:highlight w:val="yellow"/>
                <w:vertAlign w:val="baseline"/>
                <w:rtl w:val="0"/>
              </w:rPr>
              <w:t xml:space="preserve">(P23)</w:t>
            </w:r>
            <w:r w:rsidDel="00000000" w:rsidR="00000000" w:rsidRPr="00000000">
              <w:rPr>
                <w:sz w:val="20"/>
                <w:szCs w:val="20"/>
                <w:vertAlign w:val="baseline"/>
                <w:rtl w:val="0"/>
              </w:rPr>
              <w:t xml:space="preserve"> </w:t>
            </w:r>
          </w:p>
          <w:p w:rsidR="00000000" w:rsidDel="00000000" w:rsidP="00000000" w:rsidRDefault="00000000" w:rsidRPr="00000000" w14:paraId="00000561">
            <w:pPr>
              <w:shd w:fill="ffffff" w:val="clear"/>
              <w:jc w:val="both"/>
              <w:rPr>
                <w:b w:val="0"/>
                <w:sz w:val="20"/>
                <w:szCs w:val="20"/>
                <w:vertAlign w:val="baseline"/>
              </w:rPr>
            </w:pPr>
            <w:r w:rsidDel="00000000" w:rsidR="00000000" w:rsidRPr="00000000">
              <w:rPr>
                <w:b w:val="1"/>
                <w:sz w:val="20"/>
                <w:szCs w:val="20"/>
                <w:vertAlign w:val="baseline"/>
                <w:rtl w:val="0"/>
              </w:rPr>
              <w:t xml:space="preserve">Ejemplo 1:</w:t>
            </w:r>
            <w:r w:rsidDel="00000000" w:rsidR="00000000" w:rsidRPr="00000000">
              <w:rPr>
                <w:rtl w:val="0"/>
              </w:rPr>
            </w:r>
          </w:p>
          <w:p w:rsidR="00000000" w:rsidDel="00000000" w:rsidP="00000000" w:rsidRDefault="00000000" w:rsidRPr="00000000" w14:paraId="00000562">
            <w:pPr>
              <w:shd w:fill="ffffff" w:val="clear"/>
              <w:jc w:val="both"/>
              <w:rPr>
                <w:sz w:val="20"/>
                <w:szCs w:val="20"/>
                <w:highlight w:val="yellow"/>
                <w:vertAlign w:val="baseline"/>
              </w:rPr>
            </w:pPr>
            <w:r w:rsidDel="00000000" w:rsidR="00000000" w:rsidRPr="00000000">
              <w:rPr>
                <w:sz w:val="20"/>
                <w:szCs w:val="20"/>
                <w:vertAlign w:val="baseline"/>
                <w:rtl w:val="0"/>
              </w:rPr>
              <w:t xml:space="preserve">Se propone una presentación de forma interactiva, que oriente el tema (P23).</w:t>
            </w:r>
            <w:r w:rsidDel="00000000" w:rsidR="00000000" w:rsidRPr="00000000">
              <w:rPr>
                <w:rtl w:val="0"/>
              </w:rPr>
            </w:r>
          </w:p>
          <w:p w:rsidR="00000000" w:rsidDel="00000000" w:rsidP="00000000" w:rsidRDefault="00000000" w:rsidRPr="00000000" w14:paraId="00000563">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64">
            <w:pPr>
              <w:shd w:fill="ffffff" w:val="clear"/>
              <w:jc w:val="both"/>
              <w:rPr>
                <w:b w:val="0"/>
                <w:sz w:val="20"/>
                <w:szCs w:val="20"/>
                <w:vertAlign w:val="baseline"/>
              </w:rPr>
            </w:pPr>
            <w:r w:rsidDel="00000000" w:rsidR="00000000" w:rsidRPr="00000000">
              <w:rPr>
                <w:sz w:val="20"/>
                <w:szCs w:val="20"/>
                <w:vertAlign w:val="baseline"/>
              </w:rPr>
              <w:drawing>
                <wp:inline distB="0" distT="0" distL="114300" distR="114300">
                  <wp:extent cx="2225040" cy="1511300"/>
                  <wp:effectExtent b="0" l="0" r="0" t="0"/>
                  <wp:docPr id="1100" name="image38.png"/>
                  <a:graphic>
                    <a:graphicData uri="http://schemas.openxmlformats.org/drawingml/2006/picture">
                      <pic:pic>
                        <pic:nvPicPr>
                          <pic:cNvPr id="0" name="image38.png"/>
                          <pic:cNvPicPr preferRelativeResize="0"/>
                        </pic:nvPicPr>
                        <pic:blipFill>
                          <a:blip r:embed="rId73"/>
                          <a:srcRect b="0" l="0" r="0" t="0"/>
                          <a:stretch>
                            <a:fillRect/>
                          </a:stretch>
                        </pic:blipFill>
                        <pic:spPr>
                          <a:xfrm>
                            <a:off x="0" y="0"/>
                            <a:ext cx="222504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565">
            <w:pPr>
              <w:shd w:fill="ffffff" w:val="clear"/>
              <w:jc w:val="both"/>
              <w:rPr>
                <w:sz w:val="20"/>
                <w:szCs w:val="20"/>
                <w:vertAlign w:val="baseline"/>
              </w:rPr>
            </w:pPr>
            <w:r w:rsidDel="00000000" w:rsidR="00000000" w:rsidRPr="00000000">
              <w:rPr>
                <w:sz w:val="20"/>
                <w:szCs w:val="20"/>
                <w:vertAlign w:val="baseline"/>
                <w:rtl w:val="0"/>
              </w:rPr>
              <w:t xml:space="preserve">Dar clic para ver </w:t>
            </w:r>
            <w:hyperlink r:id="rId74">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566">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67">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68">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69">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6A">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6B">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6C">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6D">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6E">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6F">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70">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71">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72">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73">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74">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75">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76">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77">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78">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79">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7A">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7B">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7C">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7D">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7E">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7F">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80">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81">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82">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83">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84">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85">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86">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87">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88">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89">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8A">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8B">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8C">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8D">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8E">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8F">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90">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91">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92">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93">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94">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95">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96">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97">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98">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99">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9A">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9B">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9C">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9D">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9E">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9F">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A0">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A1">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A2">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A3">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A4">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A5">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A6">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A7">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A8">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A9">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AA">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AB">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AC">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AD">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AE">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AF">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B0">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B1">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B2">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B3">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B4">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B5">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B6">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B7">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B8">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B9">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BA">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BB">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BC">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BD">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BE">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BF">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C0">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C1">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C2">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C3">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C4">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C5">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C6">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C7">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C8">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C9">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CA">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CB">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CC">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CD">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CE">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CF">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D0">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D1">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D2">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D3">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D4">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D5">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D6">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D7">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D8">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D9">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DA">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DB">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DC">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DD">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DE">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DF">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E0">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E1">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E2">
            <w:pPr>
              <w:shd w:fill="ffffff" w:val="clear"/>
              <w:jc w:val="both"/>
              <w:rPr>
                <w:color w:val="000000"/>
                <w:sz w:val="20"/>
                <w:szCs w:val="20"/>
                <w:vertAlign w:val="baseline"/>
              </w:rPr>
            </w:pPr>
            <w:r w:rsidDel="00000000" w:rsidR="00000000" w:rsidRPr="00000000">
              <w:rPr>
                <w:color w:val="000000"/>
                <w:sz w:val="20"/>
                <w:szCs w:val="20"/>
                <w:highlight w:val="yellow"/>
                <w:vertAlign w:val="baseline"/>
                <w:rtl w:val="0"/>
              </w:rPr>
              <w:t xml:space="preserve">(P24)</w:t>
            </w:r>
            <w:r w:rsidDel="00000000" w:rsidR="00000000" w:rsidRPr="00000000">
              <w:rPr>
                <w:color w:val="000000"/>
                <w:sz w:val="20"/>
                <w:szCs w:val="20"/>
                <w:vertAlign w:val="baseline"/>
                <w:rtl w:val="0"/>
              </w:rPr>
              <w:t xml:space="preserve"> </w:t>
            </w:r>
          </w:p>
          <w:p w:rsidR="00000000" w:rsidDel="00000000" w:rsidP="00000000" w:rsidRDefault="00000000" w:rsidRPr="00000000" w14:paraId="000005E3">
            <w:pPr>
              <w:shd w:fill="ffffff" w:val="clear"/>
              <w:jc w:val="both"/>
              <w:rPr>
                <w:sz w:val="20"/>
                <w:szCs w:val="20"/>
                <w:vertAlign w:val="baseline"/>
              </w:rPr>
            </w:pPr>
            <w:r w:rsidDel="00000000" w:rsidR="00000000" w:rsidRPr="00000000">
              <w:rPr>
                <w:b w:val="1"/>
                <w:sz w:val="20"/>
                <w:szCs w:val="20"/>
                <w:vertAlign w:val="baseline"/>
                <w:rtl w:val="0"/>
              </w:rPr>
              <w:t xml:space="preserve">11.5</w:t>
            </w:r>
            <w:r w:rsidDel="00000000" w:rsidR="00000000" w:rsidRPr="00000000">
              <w:rPr>
                <w:sz w:val="20"/>
                <w:szCs w:val="20"/>
                <w:vertAlign w:val="baseline"/>
                <w:rtl w:val="0"/>
              </w:rPr>
              <w:t xml:space="preserve"> </w:t>
            </w:r>
            <w:r w:rsidDel="00000000" w:rsidR="00000000" w:rsidRPr="00000000">
              <w:rPr>
                <w:b w:val="1"/>
                <w:sz w:val="20"/>
                <w:szCs w:val="20"/>
                <w:vertAlign w:val="baseline"/>
                <w:rtl w:val="0"/>
              </w:rPr>
              <w:t xml:space="preserve">“Alternativas de inversión”,</w:t>
            </w:r>
            <w:r w:rsidDel="00000000" w:rsidR="00000000" w:rsidRPr="00000000">
              <w:rPr>
                <w:sz w:val="20"/>
                <w:szCs w:val="20"/>
                <w:vertAlign w:val="baseline"/>
                <w:rtl w:val="0"/>
              </w:rPr>
              <w:t xml:space="preserve"> se propone la siguiente gráfica, que refleje el título y los párrafos en cada uno de los recuadros, de forma secuencial, acompañado de la voz del personaje:</w:t>
            </w:r>
          </w:p>
          <w:p w:rsidR="00000000" w:rsidDel="00000000" w:rsidP="00000000" w:rsidRDefault="00000000" w:rsidRPr="00000000" w14:paraId="000005E4">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E5">
            <w:pPr>
              <w:jc w:val="center"/>
              <w:rPr>
                <w:sz w:val="20"/>
                <w:szCs w:val="20"/>
                <w:vertAlign w:val="baseline"/>
              </w:rPr>
            </w:pPr>
            <w:r w:rsidDel="00000000" w:rsidR="00000000" w:rsidRPr="00000000">
              <w:rPr>
                <w:vertAlign w:val="baseline"/>
              </w:rPr>
              <w:drawing>
                <wp:inline distB="0" distT="0" distL="114300" distR="114300">
                  <wp:extent cx="2240280" cy="866775"/>
                  <wp:effectExtent b="0" l="0" r="0" t="0"/>
                  <wp:docPr id="1101" name="image25.jpg"/>
                  <a:graphic>
                    <a:graphicData uri="http://schemas.openxmlformats.org/drawingml/2006/picture">
                      <pic:pic>
                        <pic:nvPicPr>
                          <pic:cNvPr id="0" name="image25.jpg"/>
                          <pic:cNvPicPr preferRelativeResize="0"/>
                        </pic:nvPicPr>
                        <pic:blipFill>
                          <a:blip r:embed="rId66"/>
                          <a:srcRect b="0" l="0" r="0" t="0"/>
                          <a:stretch>
                            <a:fillRect/>
                          </a:stretch>
                        </pic:blipFill>
                        <pic:spPr>
                          <a:xfrm>
                            <a:off x="0" y="0"/>
                            <a:ext cx="224028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5E6">
            <w:pPr>
              <w:rPr>
                <w:sz w:val="20"/>
                <w:szCs w:val="20"/>
                <w:vertAlign w:val="baseline"/>
              </w:rPr>
            </w:pPr>
            <w:r w:rsidDel="00000000" w:rsidR="00000000" w:rsidRPr="00000000">
              <w:rPr>
                <w:rtl w:val="0"/>
              </w:rPr>
            </w:r>
          </w:p>
          <w:p w:rsidR="00000000" w:rsidDel="00000000" w:rsidP="00000000" w:rsidRDefault="00000000" w:rsidRPr="00000000" w14:paraId="000005E7">
            <w:pPr>
              <w:shd w:fill="ffffff" w:val="clear"/>
              <w:jc w:val="both"/>
              <w:rPr>
                <w:color w:val="0000ff"/>
                <w:sz w:val="20"/>
                <w:szCs w:val="20"/>
                <w:u w:val="single"/>
                <w:vertAlign w:val="baseline"/>
              </w:rPr>
            </w:pPr>
            <w:r w:rsidDel="00000000" w:rsidR="00000000" w:rsidRPr="00000000">
              <w:rPr>
                <w:sz w:val="20"/>
                <w:szCs w:val="20"/>
                <w:vertAlign w:val="baseline"/>
                <w:rtl w:val="0"/>
              </w:rPr>
              <w:t xml:space="preserve">Dar clic para ver </w:t>
            </w:r>
            <w:r w:rsidDel="00000000" w:rsidR="00000000" w:rsidRPr="00000000">
              <w:fldChar w:fldCharType="begin"/>
              <w:instrText xml:space="preserve"> HYPERLINK "https://www.freepik.es/vector-gratis/diseno-plantilla-infografia-empresarial-hexagonal-tres-pasos_7551000.htm#page=1&amp;query=infografia%20de%203&amp;position=2" </w:instrText>
              <w:fldChar w:fldCharType="separate"/>
            </w:r>
            <w:r w:rsidDel="00000000" w:rsidR="00000000" w:rsidRPr="00000000">
              <w:rPr>
                <w:color w:val="0000ff"/>
                <w:sz w:val="20"/>
                <w:szCs w:val="20"/>
                <w:u w:val="single"/>
                <w:vertAlign w:val="baseline"/>
                <w:rtl w:val="0"/>
              </w:rPr>
              <w:t xml:space="preserve">Imagen</w:t>
            </w:r>
          </w:p>
          <w:p w:rsidR="00000000" w:rsidDel="00000000" w:rsidP="00000000" w:rsidRDefault="00000000" w:rsidRPr="00000000" w14:paraId="000005E8">
            <w:pPr>
              <w:shd w:fill="ffffff" w:val="clear"/>
              <w:jc w:val="both"/>
              <w:rPr>
                <w:sz w:val="20"/>
                <w:szCs w:val="20"/>
                <w:vertAlign w:val="baseline"/>
              </w:rPr>
            </w:pPr>
            <w:r w:rsidDel="00000000" w:rsidR="00000000" w:rsidRPr="00000000">
              <w:fldChar w:fldCharType="end"/>
            </w:r>
            <w:r w:rsidDel="00000000" w:rsidR="00000000" w:rsidRPr="00000000">
              <w:rPr>
                <w:rtl w:val="0"/>
              </w:rPr>
            </w:r>
          </w:p>
          <w:p w:rsidR="00000000" w:rsidDel="00000000" w:rsidP="00000000" w:rsidRDefault="00000000" w:rsidRPr="00000000" w14:paraId="000005E9">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EA">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EB">
            <w:pPr>
              <w:shd w:fill="ffffff" w:val="clear"/>
              <w:jc w:val="both"/>
              <w:rPr>
                <w:sz w:val="20"/>
                <w:szCs w:val="20"/>
                <w:highlight w:val="yellow"/>
                <w:vertAlign w:val="baseline"/>
              </w:rPr>
            </w:pPr>
            <w:r w:rsidDel="00000000" w:rsidR="00000000" w:rsidRPr="00000000">
              <w:rPr>
                <w:color w:val="000000"/>
                <w:sz w:val="20"/>
                <w:szCs w:val="20"/>
                <w:highlight w:val="yellow"/>
                <w:vertAlign w:val="baseline"/>
                <w:rtl w:val="0"/>
              </w:rPr>
              <w:t xml:space="preserve">(P25)</w:t>
            </w:r>
            <w:r w:rsidDel="00000000" w:rsidR="00000000" w:rsidRPr="00000000">
              <w:rPr>
                <w:b w:val="1"/>
                <w:color w:val="000000"/>
                <w:sz w:val="20"/>
                <w:szCs w:val="20"/>
                <w:vertAlign w:val="baseline"/>
                <w:rtl w:val="0"/>
              </w:rPr>
              <w:t xml:space="preserve"> </w:t>
            </w:r>
            <w:r w:rsidDel="00000000" w:rsidR="00000000" w:rsidRPr="00000000">
              <w:rPr>
                <w:color w:val="000000"/>
                <w:sz w:val="20"/>
                <w:szCs w:val="20"/>
                <w:vertAlign w:val="baseline"/>
                <w:rtl w:val="0"/>
              </w:rPr>
              <w:t xml:space="preserve">Se propone el siguiente gráfico, que presente la información de P25, la cual aparece de forma secuencial, acompañado de la voz del personaje.</w:t>
            </w:r>
            <w:r w:rsidDel="00000000" w:rsidR="00000000" w:rsidRPr="00000000">
              <w:rPr>
                <w:rtl w:val="0"/>
              </w:rPr>
            </w:r>
          </w:p>
          <w:p w:rsidR="00000000" w:rsidDel="00000000" w:rsidP="00000000" w:rsidRDefault="00000000" w:rsidRPr="00000000" w14:paraId="000005EC">
            <w:pPr>
              <w:pBdr>
                <w:top w:space="0" w:sz="0" w:val="nil"/>
                <w:left w:space="0" w:sz="0" w:val="nil"/>
                <w:bottom w:space="0" w:sz="0" w:val="nil"/>
                <w:right w:space="0" w:sz="0" w:val="nil"/>
                <w:between w:space="0" w:sz="0" w:val="nil"/>
              </w:pBdr>
              <w:jc w:val="both"/>
              <w:rPr>
                <w:b w:val="0"/>
                <w:sz w:val="20"/>
                <w:szCs w:val="20"/>
                <w:vertAlign w:val="baseline"/>
              </w:rPr>
            </w:pPr>
            <w:r w:rsidDel="00000000" w:rsidR="00000000" w:rsidRPr="00000000">
              <w:rPr>
                <w:rtl w:val="0"/>
              </w:rPr>
            </w:r>
          </w:p>
          <w:p w:rsidR="00000000" w:rsidDel="00000000" w:rsidP="00000000" w:rsidRDefault="00000000" w:rsidRPr="00000000" w14:paraId="000005ED">
            <w:pPr>
              <w:pBdr>
                <w:top w:space="0" w:sz="0" w:val="nil"/>
                <w:left w:space="0" w:sz="0" w:val="nil"/>
                <w:bottom w:space="0" w:sz="0" w:val="nil"/>
                <w:right w:space="0" w:sz="0" w:val="nil"/>
                <w:between w:space="0" w:sz="0" w:val="nil"/>
              </w:pBdr>
              <w:jc w:val="center"/>
              <w:rPr>
                <w:b w:val="0"/>
                <w:sz w:val="20"/>
                <w:szCs w:val="20"/>
                <w:vertAlign w:val="baseline"/>
              </w:rPr>
            </w:pPr>
            <w:r w:rsidDel="00000000" w:rsidR="00000000" w:rsidRPr="00000000">
              <w:rPr>
                <w:sz w:val="20"/>
                <w:szCs w:val="20"/>
                <w:vertAlign w:val="baseline"/>
              </w:rPr>
              <w:drawing>
                <wp:inline distB="0" distT="0" distL="114300" distR="114300">
                  <wp:extent cx="2060575" cy="1423670"/>
                  <wp:effectExtent b="0" l="0" r="0" t="0"/>
                  <wp:docPr descr="Diseño de infografías de la línea de tiempo de cinco pasos Vector Premium " id="1086" name="image8.jpg"/>
                  <a:graphic>
                    <a:graphicData uri="http://schemas.openxmlformats.org/drawingml/2006/picture">
                      <pic:pic>
                        <pic:nvPicPr>
                          <pic:cNvPr descr="Diseño de infografías de la línea de tiempo de cinco pasos Vector Premium " id="0" name="image8.jpg"/>
                          <pic:cNvPicPr preferRelativeResize="0"/>
                        </pic:nvPicPr>
                        <pic:blipFill>
                          <a:blip r:embed="rId75"/>
                          <a:srcRect b="0" l="0" r="0" t="0"/>
                          <a:stretch>
                            <a:fillRect/>
                          </a:stretch>
                        </pic:blipFill>
                        <pic:spPr>
                          <a:xfrm>
                            <a:off x="0" y="0"/>
                            <a:ext cx="2060575" cy="1423670"/>
                          </a:xfrm>
                          <a:prstGeom prst="rect"/>
                          <a:ln/>
                        </pic:spPr>
                      </pic:pic>
                    </a:graphicData>
                  </a:graphic>
                </wp:inline>
              </w:drawing>
            </w:r>
            <w:r w:rsidDel="00000000" w:rsidR="00000000" w:rsidRPr="00000000">
              <w:rPr>
                <w:rtl w:val="0"/>
              </w:rPr>
            </w:r>
          </w:p>
          <w:p w:rsidR="00000000" w:rsidDel="00000000" w:rsidP="00000000" w:rsidRDefault="00000000" w:rsidRPr="00000000" w14:paraId="000005EE">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5EF">
            <w:pPr>
              <w:shd w:fill="ffffff" w:val="clear"/>
              <w:jc w:val="both"/>
              <w:rPr>
                <w:sz w:val="20"/>
                <w:szCs w:val="20"/>
                <w:vertAlign w:val="baseline"/>
              </w:rPr>
            </w:pPr>
            <w:r w:rsidDel="00000000" w:rsidR="00000000" w:rsidRPr="00000000">
              <w:rPr>
                <w:sz w:val="20"/>
                <w:szCs w:val="20"/>
                <w:vertAlign w:val="baseline"/>
                <w:rtl w:val="0"/>
              </w:rPr>
              <w:t xml:space="preserve">Dar clic para ver </w:t>
            </w:r>
            <w:hyperlink r:id="rId76">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5F0">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5F1">
            <w:pPr>
              <w:shd w:fill="ffffff" w:val="clear"/>
              <w:jc w:val="both"/>
              <w:rPr>
                <w:color w:val="000000"/>
                <w:sz w:val="20"/>
                <w:szCs w:val="20"/>
                <w:vertAlign w:val="baseline"/>
              </w:rPr>
            </w:pPr>
            <w:r w:rsidDel="00000000" w:rsidR="00000000" w:rsidRPr="00000000">
              <w:rPr>
                <w:color w:val="000000"/>
                <w:sz w:val="20"/>
                <w:szCs w:val="20"/>
                <w:highlight w:val="yellow"/>
                <w:vertAlign w:val="baseline"/>
                <w:rtl w:val="0"/>
              </w:rPr>
              <w:t xml:space="preserve">(P26)</w:t>
            </w:r>
            <w:r w:rsidDel="00000000" w:rsidR="00000000" w:rsidRPr="00000000">
              <w:rPr>
                <w:color w:val="000000"/>
                <w:sz w:val="20"/>
                <w:szCs w:val="20"/>
                <w:vertAlign w:val="baseline"/>
                <w:rtl w:val="0"/>
              </w:rPr>
              <w:t xml:space="preserve"> </w:t>
            </w:r>
          </w:p>
          <w:p w:rsidR="00000000" w:rsidDel="00000000" w:rsidP="00000000" w:rsidRDefault="00000000" w:rsidRPr="00000000" w14:paraId="000005F2">
            <w:pPr>
              <w:shd w:fill="ffffff" w:val="clear"/>
              <w:jc w:val="both"/>
              <w:rPr>
                <w:b w:val="0"/>
                <w:color w:val="000000"/>
                <w:sz w:val="20"/>
                <w:szCs w:val="20"/>
                <w:vertAlign w:val="baseline"/>
              </w:rPr>
            </w:pPr>
            <w:r w:rsidDel="00000000" w:rsidR="00000000" w:rsidRPr="00000000">
              <w:rPr>
                <w:b w:val="1"/>
                <w:color w:val="000000"/>
                <w:sz w:val="20"/>
                <w:szCs w:val="20"/>
                <w:vertAlign w:val="baseline"/>
                <w:rtl w:val="0"/>
              </w:rPr>
              <w:t xml:space="preserve">11.5.1 Valor presente neto (VPN) y </w:t>
            </w:r>
            <w:r w:rsidDel="00000000" w:rsidR="00000000" w:rsidRPr="00000000">
              <w:rPr>
                <w:color w:val="000000"/>
                <w:sz w:val="20"/>
                <w:szCs w:val="20"/>
                <w:highlight w:val="yellow"/>
                <w:vertAlign w:val="baseline"/>
                <w:rtl w:val="0"/>
              </w:rPr>
              <w:t xml:space="preserve">(P27)</w:t>
            </w:r>
            <w:r w:rsidDel="00000000" w:rsidR="00000000" w:rsidRPr="00000000">
              <w:rPr>
                <w:b w:val="1"/>
                <w:color w:val="000000"/>
                <w:sz w:val="20"/>
                <w:szCs w:val="20"/>
                <w:vertAlign w:val="baseline"/>
                <w:rtl w:val="0"/>
              </w:rPr>
              <w:t xml:space="preserve"> 11.5.2 Tasa Interna de Retorno (TIR)</w:t>
            </w:r>
            <w:r w:rsidDel="00000000" w:rsidR="00000000" w:rsidRPr="00000000">
              <w:rPr>
                <w:rtl w:val="0"/>
              </w:rPr>
            </w:r>
          </w:p>
          <w:p w:rsidR="00000000" w:rsidDel="00000000" w:rsidP="00000000" w:rsidRDefault="00000000" w:rsidRPr="00000000" w14:paraId="000005F3">
            <w:pPr>
              <w:shd w:fill="ffffff" w:val="clea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5F4">
            <w:pPr>
              <w:shd w:fill="ffffff" w:val="clear"/>
              <w:jc w:val="both"/>
              <w:rPr>
                <w:sz w:val="20"/>
                <w:szCs w:val="20"/>
                <w:highlight w:val="yellow"/>
                <w:vertAlign w:val="baseline"/>
              </w:rPr>
            </w:pPr>
            <w:r w:rsidDel="00000000" w:rsidR="00000000" w:rsidRPr="00000000">
              <w:rPr>
                <w:color w:val="000000"/>
                <w:sz w:val="20"/>
                <w:szCs w:val="20"/>
                <w:vertAlign w:val="baseline"/>
                <w:rtl w:val="0"/>
              </w:rPr>
              <w:t xml:space="preserve">Se propone una presentación interactiva, que oriente los temas relacionados en P26 y P27. Se sugiere audio del personaje.</w:t>
            </w:r>
            <w:r w:rsidDel="00000000" w:rsidR="00000000" w:rsidRPr="00000000">
              <w:rPr>
                <w:rtl w:val="0"/>
              </w:rPr>
            </w:r>
          </w:p>
          <w:p w:rsidR="00000000" w:rsidDel="00000000" w:rsidP="00000000" w:rsidRDefault="00000000" w:rsidRPr="00000000" w14:paraId="000005F5">
            <w:pPr>
              <w:shd w:fill="ffffff" w:val="clear"/>
              <w:jc w:val="center"/>
              <w:rPr>
                <w:b w:val="0"/>
                <w:sz w:val="20"/>
                <w:szCs w:val="20"/>
                <w:vertAlign w:val="baseline"/>
              </w:rPr>
            </w:pPr>
            <w:r w:rsidDel="00000000" w:rsidR="00000000" w:rsidRPr="00000000">
              <w:rPr>
                <w:b w:val="1"/>
                <w:sz w:val="20"/>
                <w:szCs w:val="20"/>
                <w:vertAlign w:val="baseline"/>
              </w:rPr>
              <w:drawing>
                <wp:inline distB="0" distT="0" distL="114300" distR="114300">
                  <wp:extent cx="2157095" cy="1799590"/>
                  <wp:effectExtent b="0" l="0" r="0" t="0"/>
                  <wp:docPr id="1087" name="image9.png"/>
                  <a:graphic>
                    <a:graphicData uri="http://schemas.openxmlformats.org/drawingml/2006/picture">
                      <pic:pic>
                        <pic:nvPicPr>
                          <pic:cNvPr id="0" name="image9.png"/>
                          <pic:cNvPicPr preferRelativeResize="0"/>
                        </pic:nvPicPr>
                        <pic:blipFill>
                          <a:blip r:embed="rId62"/>
                          <a:srcRect b="0" l="0" r="0" t="0"/>
                          <a:stretch>
                            <a:fillRect/>
                          </a:stretch>
                        </pic:blipFill>
                        <pic:spPr>
                          <a:xfrm>
                            <a:off x="0" y="0"/>
                            <a:ext cx="2157095" cy="1799590"/>
                          </a:xfrm>
                          <a:prstGeom prst="rect"/>
                          <a:ln/>
                        </pic:spPr>
                      </pic:pic>
                    </a:graphicData>
                  </a:graphic>
                </wp:inline>
              </w:drawing>
            </w:r>
            <w:r w:rsidDel="00000000" w:rsidR="00000000" w:rsidRPr="00000000">
              <w:rPr>
                <w:rtl w:val="0"/>
              </w:rPr>
            </w:r>
          </w:p>
          <w:p w:rsidR="00000000" w:rsidDel="00000000" w:rsidP="00000000" w:rsidRDefault="00000000" w:rsidRPr="00000000" w14:paraId="000005F6">
            <w:pPr>
              <w:shd w:fill="ffffff" w:val="clear"/>
              <w:jc w:val="both"/>
              <w:rPr>
                <w:sz w:val="20"/>
                <w:szCs w:val="20"/>
                <w:vertAlign w:val="baseline"/>
              </w:rPr>
            </w:pPr>
            <w:r w:rsidDel="00000000" w:rsidR="00000000" w:rsidRPr="00000000">
              <w:rPr>
                <w:sz w:val="20"/>
                <w:szCs w:val="20"/>
                <w:vertAlign w:val="baseline"/>
                <w:rtl w:val="0"/>
              </w:rPr>
              <w:t xml:space="preserve">Dar clic para ver </w:t>
            </w:r>
            <w:hyperlink r:id="rId77">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5F7">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F8">
            <w:pPr>
              <w:shd w:fill="ffffff" w:val="clear"/>
              <w:jc w:val="both"/>
              <w:rPr>
                <w:b w:val="0"/>
                <w:sz w:val="20"/>
                <w:szCs w:val="20"/>
                <w:vertAlign w:val="baseline"/>
              </w:rPr>
            </w:pPr>
            <w:r w:rsidDel="00000000" w:rsidR="00000000" w:rsidRPr="00000000">
              <w:rPr>
                <w:sz w:val="20"/>
                <w:szCs w:val="20"/>
                <w:highlight w:val="yellow"/>
                <w:vertAlign w:val="baseline"/>
                <w:rtl w:val="0"/>
              </w:rPr>
              <w:t xml:space="preserve">(P28)</w:t>
            </w:r>
            <w:r w:rsidDel="00000000" w:rsidR="00000000" w:rsidRPr="00000000">
              <w:rPr>
                <w:b w:val="1"/>
                <w:sz w:val="20"/>
                <w:szCs w:val="20"/>
                <w:vertAlign w:val="baseline"/>
                <w:rtl w:val="0"/>
              </w:rPr>
              <w:t xml:space="preserve"> </w:t>
            </w:r>
            <w:r w:rsidDel="00000000" w:rsidR="00000000" w:rsidRPr="00000000">
              <w:rPr>
                <w:rtl w:val="0"/>
              </w:rPr>
            </w:r>
          </w:p>
          <w:p w:rsidR="00000000" w:rsidDel="00000000" w:rsidP="00000000" w:rsidRDefault="00000000" w:rsidRPr="00000000" w14:paraId="000005F9">
            <w:pPr>
              <w:shd w:fill="ffffff" w:val="clear"/>
              <w:jc w:val="both"/>
              <w:rPr>
                <w:b w:val="0"/>
                <w:sz w:val="20"/>
                <w:szCs w:val="20"/>
                <w:vertAlign w:val="baseline"/>
              </w:rPr>
            </w:pPr>
            <w:r w:rsidDel="00000000" w:rsidR="00000000" w:rsidRPr="00000000">
              <w:rPr>
                <w:b w:val="1"/>
                <w:sz w:val="20"/>
                <w:szCs w:val="20"/>
                <w:vertAlign w:val="baseline"/>
                <w:rtl w:val="0"/>
              </w:rPr>
              <w:t xml:space="preserve">Se propone vincular a la siguiente imagen, para direccionar al aprendiz a la página.</w:t>
            </w:r>
            <w:r w:rsidDel="00000000" w:rsidR="00000000" w:rsidRPr="00000000">
              <w:rPr>
                <w:rtl w:val="0"/>
              </w:rPr>
            </w:r>
          </w:p>
          <w:p w:rsidR="00000000" w:rsidDel="00000000" w:rsidP="00000000" w:rsidRDefault="00000000" w:rsidRPr="00000000" w14:paraId="000005FA">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5FB">
            <w:pPr>
              <w:shd w:fill="ffffff" w:val="clear"/>
              <w:jc w:val="both"/>
              <w:rPr>
                <w:sz w:val="20"/>
                <w:szCs w:val="20"/>
                <w:vertAlign w:val="baseline"/>
              </w:rPr>
            </w:pPr>
            <w:r w:rsidDel="00000000" w:rsidR="00000000" w:rsidRPr="00000000">
              <w:rPr>
                <w:sz w:val="20"/>
                <w:szCs w:val="20"/>
                <w:vertAlign w:val="baseline"/>
                <w:rtl w:val="0"/>
              </w:rPr>
              <w:t xml:space="preserve">Amplíe la información, explorando el siguiente enlace:</w:t>
            </w:r>
          </w:p>
          <w:p w:rsidR="00000000" w:rsidDel="00000000" w:rsidP="00000000" w:rsidRDefault="00000000" w:rsidRPr="00000000" w14:paraId="000005FC">
            <w:pPr>
              <w:rPr>
                <w:b w:val="0"/>
                <w:sz w:val="20"/>
                <w:szCs w:val="20"/>
                <w:vertAlign w:val="baseline"/>
              </w:rPr>
            </w:pPr>
            <w:r w:rsidDel="00000000" w:rsidR="00000000" w:rsidRPr="00000000">
              <w:rPr>
                <w:rtl w:val="0"/>
              </w:rPr>
            </w:r>
          </w:p>
          <w:p w:rsidR="00000000" w:rsidDel="00000000" w:rsidP="00000000" w:rsidRDefault="00000000" w:rsidRPr="00000000" w14:paraId="000005FD">
            <w:pPr>
              <w:rPr>
                <w:b w:val="0"/>
                <w:sz w:val="20"/>
                <w:szCs w:val="20"/>
                <w:vertAlign w:val="baseline"/>
              </w:rPr>
            </w:pPr>
            <w:r w:rsidDel="00000000" w:rsidR="00000000" w:rsidRPr="00000000">
              <w:rPr>
                <w:rtl w:val="0"/>
              </w:rPr>
            </w:r>
          </w:p>
          <w:p w:rsidR="00000000" w:rsidDel="00000000" w:rsidP="00000000" w:rsidRDefault="00000000" w:rsidRPr="00000000" w14:paraId="000005FE">
            <w:pPr>
              <w:jc w:val="center"/>
              <w:rPr>
                <w:b w:val="0"/>
                <w:sz w:val="20"/>
                <w:szCs w:val="20"/>
                <w:vertAlign w:val="baseline"/>
              </w:rPr>
            </w:pPr>
            <w:r w:rsidDel="00000000" w:rsidR="00000000" w:rsidRPr="00000000">
              <w:rPr>
                <w:color w:val="000000"/>
                <w:sz w:val="20"/>
                <w:szCs w:val="20"/>
                <w:vertAlign w:val="baseline"/>
              </w:rPr>
              <w:drawing>
                <wp:inline distB="0" distT="0" distL="114300" distR="114300">
                  <wp:extent cx="1038860" cy="894715"/>
                  <wp:effectExtent b="0" l="0" r="0" t="0"/>
                  <wp:docPr descr="https://lh3.googleusercontent.com/woWgmAnqlTETRAPcCeV6zcEdoIh7guLgHI_b6MDKBe_BjsZtb8JwyKfgt_14Hy23-IEySOzLdZgM7rhJsN7SsJ8uDsCMQ6JGj1wZga1vyVINXPS3RJnts0H5ATHIOdKBGFf_B6A" id="1088" name="image7.png"/>
                  <a:graphic>
                    <a:graphicData uri="http://schemas.openxmlformats.org/drawingml/2006/picture">
                      <pic:pic>
                        <pic:nvPicPr>
                          <pic:cNvPr descr="https://lh3.googleusercontent.com/woWgmAnqlTETRAPcCeV6zcEdoIh7guLgHI_b6MDKBe_BjsZtb8JwyKfgt_14Hy23-IEySOzLdZgM7rhJsN7SsJ8uDsCMQ6JGj1wZga1vyVINXPS3RJnts0H5ATHIOdKBGFf_B6A" id="0" name="image7.png"/>
                          <pic:cNvPicPr preferRelativeResize="0"/>
                        </pic:nvPicPr>
                        <pic:blipFill>
                          <a:blip r:embed="rId78"/>
                          <a:srcRect b="0" l="0" r="0" t="0"/>
                          <a:stretch>
                            <a:fillRect/>
                          </a:stretch>
                        </pic:blipFill>
                        <pic:spPr>
                          <a:xfrm>
                            <a:off x="0" y="0"/>
                            <a:ext cx="1038860" cy="894715"/>
                          </a:xfrm>
                          <a:prstGeom prst="rect"/>
                          <a:ln/>
                        </pic:spPr>
                      </pic:pic>
                    </a:graphicData>
                  </a:graphic>
                </wp:inline>
              </w:drawing>
            </w:r>
            <w:r w:rsidDel="00000000" w:rsidR="00000000" w:rsidRPr="00000000">
              <w:rPr>
                <w:rtl w:val="0"/>
              </w:rPr>
            </w:r>
          </w:p>
          <w:p w:rsidR="00000000" w:rsidDel="00000000" w:rsidP="00000000" w:rsidRDefault="00000000" w:rsidRPr="00000000" w14:paraId="000005FF">
            <w:pPr>
              <w:rPr>
                <w:b w:val="0"/>
                <w:color w:val="1155cc"/>
                <w:sz w:val="20"/>
                <w:szCs w:val="20"/>
                <w:u w:val="single"/>
                <w:vertAlign w:val="baseline"/>
              </w:rPr>
            </w:pPr>
            <w:r w:rsidDel="00000000" w:rsidR="00000000" w:rsidRPr="00000000">
              <w:rPr>
                <w:rtl w:val="0"/>
              </w:rPr>
            </w:r>
          </w:p>
          <w:p w:rsidR="00000000" w:rsidDel="00000000" w:rsidP="00000000" w:rsidRDefault="00000000" w:rsidRPr="00000000" w14:paraId="00000600">
            <w:pPr>
              <w:rPr>
                <w:sz w:val="20"/>
                <w:szCs w:val="20"/>
                <w:vertAlign w:val="baseline"/>
              </w:rPr>
            </w:pPr>
            <w:r w:rsidDel="00000000" w:rsidR="00000000" w:rsidRPr="00000000">
              <w:rPr>
                <w:sz w:val="20"/>
                <w:szCs w:val="20"/>
                <w:vertAlign w:val="baseline"/>
                <w:rtl w:val="0"/>
              </w:rPr>
              <w:t xml:space="preserve">Dar clic para ver </w:t>
            </w:r>
            <w:hyperlink r:id="rId79">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601">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602">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603">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604">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605">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606">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607">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608">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609">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60A">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60B">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60C">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60D">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60E">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60F">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610">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611">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612">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613">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614">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615">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616">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617">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618">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619">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61A">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61B">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61C">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61D">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61E">
            <w:pPr>
              <w:shd w:fill="ffffff" w:val="clear"/>
              <w:jc w:val="both"/>
              <w:rPr>
                <w:b w:val="0"/>
                <w:sz w:val="20"/>
                <w:szCs w:val="20"/>
                <w:vertAlign w:val="baseline"/>
              </w:rPr>
            </w:pPr>
            <w:r w:rsidDel="00000000" w:rsidR="00000000" w:rsidRPr="00000000">
              <w:rPr>
                <w:rtl w:val="0"/>
              </w:rPr>
            </w:r>
          </w:p>
        </w:tc>
      </w:tr>
    </w:tbl>
    <w:p w:rsidR="00000000" w:rsidDel="00000000" w:rsidP="00000000" w:rsidRDefault="00000000" w:rsidRPr="00000000" w14:paraId="0000061F">
      <w:pPr>
        <w:rPr>
          <w:b w:val="0"/>
          <w:sz w:val="20"/>
          <w:szCs w:val="20"/>
          <w:vertAlign w:val="baseline"/>
        </w:rPr>
      </w:pPr>
      <w:r w:rsidDel="00000000" w:rsidR="00000000" w:rsidRPr="00000000">
        <w:rPr>
          <w:rtl w:val="0"/>
        </w:rPr>
      </w:r>
    </w:p>
    <w:p w:rsidR="00000000" w:rsidDel="00000000" w:rsidP="00000000" w:rsidRDefault="00000000" w:rsidRPr="00000000" w14:paraId="00000620">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b w:val="1"/>
          <w:sz w:val="20"/>
          <w:szCs w:val="20"/>
          <w:vertAlign w:val="baseline"/>
          <w:rtl w:val="0"/>
        </w:rPr>
        <w:t xml:space="preserve">TEMA 2: </w:t>
      </w:r>
      <w:r w:rsidDel="00000000" w:rsidR="00000000" w:rsidRPr="00000000">
        <w:rPr>
          <w:b w:val="1"/>
          <w:color w:val="000000"/>
          <w:sz w:val="20"/>
          <w:szCs w:val="20"/>
          <w:vertAlign w:val="baseline"/>
          <w:rtl w:val="0"/>
        </w:rPr>
        <w:t xml:space="preserve">NORMA INTERNACIONAL DE INFORMACIÓN FINANCIERA (NIIF) 13- MEDICIÓN DEL VALOR RAZONABLE.</w:t>
      </w:r>
      <w:r w:rsidDel="00000000" w:rsidR="00000000" w:rsidRPr="00000000">
        <w:rPr>
          <w:rtl w:val="0"/>
        </w:rPr>
      </w:r>
    </w:p>
    <w:p w:rsidR="00000000" w:rsidDel="00000000" w:rsidP="00000000" w:rsidRDefault="00000000" w:rsidRPr="00000000" w14:paraId="00000621">
      <w:pPr>
        <w:rPr>
          <w:sz w:val="20"/>
          <w:szCs w:val="20"/>
          <w:vertAlign w:val="baseline"/>
        </w:rPr>
      </w:pPr>
      <w:r w:rsidDel="00000000" w:rsidR="00000000" w:rsidRPr="00000000">
        <w:rPr>
          <w:rtl w:val="0"/>
        </w:rPr>
      </w:r>
    </w:p>
    <w:tbl>
      <w:tblPr>
        <w:tblStyle w:val="Table1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60"/>
        <w:gridCol w:w="4302"/>
        <w:tblGridChange w:id="0">
          <w:tblGrid>
            <w:gridCol w:w="5660"/>
            <w:gridCol w:w="4302"/>
          </w:tblGrid>
        </w:tblGridChange>
      </w:tblGrid>
      <w:tr>
        <w:tc>
          <w:tcPr>
            <w:shd w:fill="fbe4d5" w:val="clear"/>
            <w:tcMar>
              <w:top w:w="100.0" w:type="dxa"/>
              <w:left w:w="100.0" w:type="dxa"/>
              <w:bottom w:w="100.0" w:type="dxa"/>
              <w:right w:w="100.0" w:type="dxa"/>
            </w:tcMar>
            <w:vAlign w:val="top"/>
          </w:tcPr>
          <w:p w:rsidR="00000000" w:rsidDel="00000000" w:rsidP="00000000" w:rsidRDefault="00000000" w:rsidRPr="00000000" w14:paraId="00000622">
            <w:pPr>
              <w:rPr>
                <w:b w:val="0"/>
                <w:color w:val="000000"/>
                <w:sz w:val="20"/>
                <w:szCs w:val="20"/>
                <w:vertAlign w:val="baseline"/>
              </w:rPr>
            </w:pPr>
            <w:r w:rsidDel="00000000" w:rsidR="00000000" w:rsidRPr="00000000">
              <w:rPr>
                <w:b w:val="1"/>
                <w:color w:val="000000"/>
                <w:sz w:val="20"/>
                <w:szCs w:val="20"/>
                <w:vertAlign w:val="baseline"/>
                <w:rtl w:val="0"/>
              </w:rPr>
              <w:t xml:space="preserve">GUI</w:t>
            </w:r>
            <w:r w:rsidDel="00000000" w:rsidR="00000000" w:rsidRPr="00000000">
              <w:rPr>
                <w:b w:val="1"/>
                <w:sz w:val="20"/>
                <w:szCs w:val="20"/>
                <w:vertAlign w:val="baseline"/>
                <w:rtl w:val="0"/>
              </w:rPr>
              <w:t xml:space="preserve">O</w:t>
            </w:r>
            <w:r w:rsidDel="00000000" w:rsidR="00000000" w:rsidRPr="00000000">
              <w:rPr>
                <w:b w:val="1"/>
                <w:color w:val="000000"/>
                <w:sz w:val="20"/>
                <w:szCs w:val="20"/>
                <w:vertAlign w:val="baseline"/>
                <w:rtl w:val="0"/>
              </w:rPr>
              <w:t xml:space="preserve">N LITERARIO </w:t>
            </w:r>
            <w:r w:rsidDel="00000000" w:rsidR="00000000" w:rsidRPr="00000000">
              <w:rPr>
                <w:rtl w:val="0"/>
              </w:rPr>
            </w:r>
          </w:p>
        </w:tc>
        <w:tc>
          <w:tcPr>
            <w:shd w:fill="fbe4d5" w:val="clear"/>
            <w:tcMar>
              <w:top w:w="100.0" w:type="dxa"/>
              <w:left w:w="100.0" w:type="dxa"/>
              <w:bottom w:w="100.0" w:type="dxa"/>
              <w:right w:w="100.0" w:type="dxa"/>
            </w:tcMar>
            <w:vAlign w:val="top"/>
          </w:tcPr>
          <w:p w:rsidR="00000000" w:rsidDel="00000000" w:rsidP="00000000" w:rsidRDefault="00000000" w:rsidRPr="00000000" w14:paraId="00000623">
            <w:pPr>
              <w:rPr>
                <w:b w:val="0"/>
                <w:color w:val="000000"/>
                <w:sz w:val="20"/>
                <w:szCs w:val="20"/>
                <w:vertAlign w:val="baseline"/>
              </w:rPr>
            </w:pPr>
            <w:r w:rsidDel="00000000" w:rsidR="00000000" w:rsidRPr="00000000">
              <w:rPr>
                <w:b w:val="1"/>
                <w:sz w:val="20"/>
                <w:szCs w:val="20"/>
                <w:vertAlign w:val="baseline"/>
                <w:rtl w:val="0"/>
              </w:rPr>
              <w:t xml:space="preserve">GUIÓN</w:t>
            </w:r>
            <w:r w:rsidDel="00000000" w:rsidR="00000000" w:rsidRPr="00000000">
              <w:rPr>
                <w:b w:val="1"/>
                <w:color w:val="000000"/>
                <w:sz w:val="20"/>
                <w:szCs w:val="20"/>
                <w:vertAlign w:val="baseline"/>
                <w:rtl w:val="0"/>
              </w:rPr>
              <w:t xml:space="preserve"> TÉCNICO </w:t>
            </w: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624">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b w:val="1"/>
                <w:color w:val="000000"/>
                <w:sz w:val="20"/>
                <w:szCs w:val="20"/>
                <w:highlight w:val="yellow"/>
                <w:vertAlign w:val="baseline"/>
                <w:rtl w:val="0"/>
              </w:rPr>
              <w:t xml:space="preserve">(P1)</w:t>
            </w:r>
            <w:r w:rsidDel="00000000" w:rsidR="00000000" w:rsidRPr="00000000">
              <w:rPr>
                <w:b w:val="1"/>
                <w:color w:val="000000"/>
                <w:sz w:val="20"/>
                <w:szCs w:val="20"/>
                <w:vertAlign w:val="baseline"/>
                <w:rtl w:val="0"/>
              </w:rPr>
              <w:t xml:space="preserve"> 12. NORMA INTERNACIONAL DE INFORMACIÓN FINANCIERA (NIIF) 13- MEDICIÓN DEL VALOR RAZONABLE.</w:t>
            </w:r>
            <w:r w:rsidDel="00000000" w:rsidR="00000000" w:rsidRPr="00000000">
              <w:rPr>
                <w:rtl w:val="0"/>
              </w:rPr>
            </w:r>
          </w:p>
          <w:p w:rsidR="00000000" w:rsidDel="00000000" w:rsidP="00000000" w:rsidRDefault="00000000" w:rsidRPr="00000000" w14:paraId="00000625">
            <w:pPr>
              <w:jc w:val="both"/>
              <w:rPr>
                <w:b w:val="0"/>
                <w:sz w:val="20"/>
                <w:szCs w:val="20"/>
                <w:vertAlign w:val="baseline"/>
              </w:rPr>
            </w:pPr>
            <w:r w:rsidDel="00000000" w:rsidR="00000000" w:rsidRPr="00000000">
              <w:rPr>
                <w:rtl w:val="0"/>
              </w:rPr>
            </w:r>
          </w:p>
          <w:p w:rsidR="00000000" w:rsidDel="00000000" w:rsidP="00000000" w:rsidRDefault="00000000" w:rsidRPr="00000000" w14:paraId="00000626">
            <w:pPr>
              <w:jc w:val="both"/>
              <w:rPr>
                <w:sz w:val="20"/>
                <w:szCs w:val="20"/>
                <w:vertAlign w:val="baseline"/>
              </w:rPr>
            </w:pPr>
            <w:r w:rsidDel="00000000" w:rsidR="00000000" w:rsidRPr="00000000">
              <w:rPr>
                <w:b w:val="1"/>
                <w:sz w:val="20"/>
                <w:szCs w:val="20"/>
                <w:vertAlign w:val="baseline"/>
                <w:rtl w:val="0"/>
              </w:rPr>
              <w:t xml:space="preserve">OBJETIVO</w:t>
            </w:r>
            <w:r w:rsidDel="00000000" w:rsidR="00000000" w:rsidRPr="00000000">
              <w:rPr>
                <w:sz w:val="20"/>
                <w:szCs w:val="20"/>
                <w:vertAlign w:val="baseline"/>
                <w:rtl w:val="0"/>
              </w:rPr>
              <w:t xml:space="preserve">.</w:t>
            </w:r>
          </w:p>
          <w:p w:rsidR="00000000" w:rsidDel="00000000" w:rsidP="00000000" w:rsidRDefault="00000000" w:rsidRPr="00000000" w14:paraId="00000627">
            <w:pPr>
              <w:jc w:val="both"/>
              <w:rPr>
                <w:sz w:val="20"/>
                <w:szCs w:val="20"/>
                <w:vertAlign w:val="baseline"/>
              </w:rPr>
            </w:pPr>
            <w:r w:rsidDel="00000000" w:rsidR="00000000" w:rsidRPr="00000000">
              <w:rPr>
                <w:rtl w:val="0"/>
              </w:rPr>
            </w:r>
          </w:p>
          <w:p w:rsidR="00000000" w:rsidDel="00000000" w:rsidP="00000000" w:rsidRDefault="00000000" w:rsidRPr="00000000" w14:paraId="00000628">
            <w:pPr>
              <w:jc w:val="both"/>
              <w:rPr>
                <w:sz w:val="20"/>
                <w:szCs w:val="20"/>
                <w:vertAlign w:val="baseline"/>
              </w:rPr>
            </w:pPr>
            <w:r w:rsidDel="00000000" w:rsidR="00000000" w:rsidRPr="00000000">
              <w:rPr>
                <w:sz w:val="20"/>
                <w:szCs w:val="20"/>
                <w:vertAlign w:val="baseline"/>
                <w:rtl w:val="0"/>
              </w:rPr>
              <w:t xml:space="preserve">1. Esta NIIF: (a) define valor razonable; (b) establece en una sola NIIF un marco para la medición del valor razonable; y (c) requiere información a revelar sobre las mediciones del valor razonable. </w:t>
            </w:r>
          </w:p>
          <w:p w:rsidR="00000000" w:rsidDel="00000000" w:rsidP="00000000" w:rsidRDefault="00000000" w:rsidRPr="00000000" w14:paraId="00000629">
            <w:pPr>
              <w:jc w:val="both"/>
              <w:rPr>
                <w:sz w:val="20"/>
                <w:szCs w:val="20"/>
                <w:vertAlign w:val="baseline"/>
              </w:rPr>
            </w:pPr>
            <w:r w:rsidDel="00000000" w:rsidR="00000000" w:rsidRPr="00000000">
              <w:rPr>
                <w:rtl w:val="0"/>
              </w:rPr>
            </w:r>
          </w:p>
          <w:p w:rsidR="00000000" w:rsidDel="00000000" w:rsidP="00000000" w:rsidRDefault="00000000" w:rsidRPr="00000000" w14:paraId="0000062A">
            <w:pPr>
              <w:jc w:val="both"/>
              <w:rPr>
                <w:sz w:val="20"/>
                <w:szCs w:val="20"/>
                <w:vertAlign w:val="baseline"/>
              </w:rPr>
            </w:pPr>
            <w:r w:rsidDel="00000000" w:rsidR="00000000" w:rsidRPr="00000000">
              <w:rPr>
                <w:sz w:val="20"/>
                <w:szCs w:val="20"/>
                <w:vertAlign w:val="baseline"/>
                <w:rtl w:val="0"/>
              </w:rPr>
              <w:t xml:space="preserve">2. El valor razonable es una medición basada en el mercado, no una medición específica de la entidad. Para algunos activos y pasivos, pueden estar disponibles transacciones de mercado observables o información de mercado. Para otros activos y pasivos, pueden no estar disponibles transacciones de mercado observables e información de mercado. Sin embargo, el objetivo de una medición del valor razonable en ambos casos es el mismo: estimar el precio al que tendría lugar una transacción ordenada para vender el activo o transferir el pasivo entre participantes del mercado en la fecha de la medición en condiciones de mercado presentes (es decir, un precio de salida en la fecha de la medición desde la perspectiva de un participante de mercado que mantiene el activo o debe el pasivo). </w:t>
            </w:r>
          </w:p>
          <w:p w:rsidR="00000000" w:rsidDel="00000000" w:rsidP="00000000" w:rsidRDefault="00000000" w:rsidRPr="00000000" w14:paraId="0000062B">
            <w:pPr>
              <w:jc w:val="both"/>
              <w:rPr>
                <w:sz w:val="20"/>
                <w:szCs w:val="20"/>
                <w:vertAlign w:val="baseline"/>
              </w:rPr>
            </w:pPr>
            <w:r w:rsidDel="00000000" w:rsidR="00000000" w:rsidRPr="00000000">
              <w:rPr>
                <w:rtl w:val="0"/>
              </w:rPr>
            </w:r>
          </w:p>
          <w:p w:rsidR="00000000" w:rsidDel="00000000" w:rsidP="00000000" w:rsidRDefault="00000000" w:rsidRPr="00000000" w14:paraId="0000062C">
            <w:pPr>
              <w:jc w:val="both"/>
              <w:rPr>
                <w:sz w:val="20"/>
                <w:szCs w:val="20"/>
                <w:vertAlign w:val="baseline"/>
              </w:rPr>
            </w:pPr>
            <w:r w:rsidDel="00000000" w:rsidR="00000000" w:rsidRPr="00000000">
              <w:rPr>
                <w:sz w:val="20"/>
                <w:szCs w:val="20"/>
                <w:vertAlign w:val="baseline"/>
                <w:rtl w:val="0"/>
              </w:rPr>
              <w:t xml:space="preserve">3. Cuando un precio para un activo o pasivo idéntico es no observable, una entidad medirá el valor razonable utilizando otra técnica de valoración que maximice el uso de datos de entrada observables relevantes y minimice el uso de datos de entrada no observables. Puesto que el valor razonable es una medición basada en el mercado, se mide utilizando los supuestos que los participantes del mercado utilizarían al fijar el precio del activo o pasivo, incluyendo los supuestos sobre riesgo. En consecuencia, la intención de una entidad de mantener un activo o liquidar o satisfacer de otra forma un pasivo no es relevante al medir el valor razonable. </w:t>
            </w:r>
          </w:p>
          <w:p w:rsidR="00000000" w:rsidDel="00000000" w:rsidP="00000000" w:rsidRDefault="00000000" w:rsidRPr="00000000" w14:paraId="0000062D">
            <w:pPr>
              <w:jc w:val="both"/>
              <w:rPr>
                <w:sz w:val="20"/>
                <w:szCs w:val="20"/>
                <w:vertAlign w:val="baseline"/>
              </w:rPr>
            </w:pPr>
            <w:r w:rsidDel="00000000" w:rsidR="00000000" w:rsidRPr="00000000">
              <w:rPr>
                <w:rtl w:val="0"/>
              </w:rPr>
            </w:r>
          </w:p>
          <w:p w:rsidR="00000000" w:rsidDel="00000000" w:rsidP="00000000" w:rsidRDefault="00000000" w:rsidRPr="00000000" w14:paraId="0000062E">
            <w:pPr>
              <w:jc w:val="both"/>
              <w:rPr>
                <w:sz w:val="20"/>
                <w:szCs w:val="20"/>
                <w:vertAlign w:val="baseline"/>
              </w:rPr>
            </w:pPr>
            <w:r w:rsidDel="00000000" w:rsidR="00000000" w:rsidRPr="00000000">
              <w:rPr>
                <w:sz w:val="20"/>
                <w:szCs w:val="20"/>
                <w:vertAlign w:val="baseline"/>
                <w:rtl w:val="0"/>
              </w:rPr>
              <w:t xml:space="preserve">4. La definición de valor razonable se centra en los activos y pasivos porque son un objeto principal de la medición en contabilidad. Además, esta NIIF se aplicará a instrumentos de patrimonio propios de una entidad, medidos a valor razonable.  (Consejo Técnico de la Contaduría Pública (CTCP) (2020, 5 de noviembre). Norma Internacional de Información Financiera 13 Medición del Valor Razonable.) </w:t>
            </w:r>
          </w:p>
          <w:p w:rsidR="00000000" w:rsidDel="00000000" w:rsidP="00000000" w:rsidRDefault="00000000" w:rsidRPr="00000000" w14:paraId="0000062F">
            <w:pPr>
              <w:jc w:val="both"/>
              <w:rPr>
                <w:sz w:val="20"/>
                <w:szCs w:val="20"/>
                <w:vertAlign w:val="baseline"/>
              </w:rPr>
            </w:pPr>
            <w:r w:rsidDel="00000000" w:rsidR="00000000" w:rsidRPr="00000000">
              <w:rPr>
                <w:rtl w:val="0"/>
              </w:rPr>
            </w:r>
          </w:p>
          <w:p w:rsidR="00000000" w:rsidDel="00000000" w:rsidP="00000000" w:rsidRDefault="00000000" w:rsidRPr="00000000" w14:paraId="00000630">
            <w:pPr>
              <w:jc w:val="both"/>
              <w:rPr>
                <w:b w:val="0"/>
                <w:sz w:val="20"/>
                <w:szCs w:val="20"/>
                <w:vertAlign w:val="baseline"/>
              </w:rPr>
            </w:pPr>
            <w:r w:rsidDel="00000000" w:rsidR="00000000" w:rsidRPr="00000000">
              <w:rPr>
                <w:b w:val="1"/>
                <w:sz w:val="20"/>
                <w:szCs w:val="20"/>
                <w:highlight w:val="yellow"/>
                <w:vertAlign w:val="baseline"/>
                <w:rtl w:val="0"/>
              </w:rPr>
              <w:t xml:space="preserve">(P2)</w:t>
            </w:r>
            <w:r w:rsidDel="00000000" w:rsidR="00000000" w:rsidRPr="00000000">
              <w:rPr>
                <w:b w:val="1"/>
                <w:sz w:val="20"/>
                <w:szCs w:val="20"/>
                <w:vertAlign w:val="baseline"/>
                <w:rtl w:val="0"/>
              </w:rPr>
              <w:t xml:space="preserve"> ALCANCE.</w:t>
            </w:r>
            <w:r w:rsidDel="00000000" w:rsidR="00000000" w:rsidRPr="00000000">
              <w:rPr>
                <w:rtl w:val="0"/>
              </w:rPr>
            </w:r>
          </w:p>
          <w:p w:rsidR="00000000" w:rsidDel="00000000" w:rsidP="00000000" w:rsidRDefault="00000000" w:rsidRPr="00000000" w14:paraId="00000631">
            <w:pPr>
              <w:jc w:val="both"/>
              <w:rPr>
                <w:sz w:val="20"/>
                <w:szCs w:val="20"/>
                <w:vertAlign w:val="baseline"/>
              </w:rPr>
            </w:pPr>
            <w:r w:rsidDel="00000000" w:rsidR="00000000" w:rsidRPr="00000000">
              <w:rPr>
                <w:rtl w:val="0"/>
              </w:rPr>
            </w:r>
          </w:p>
          <w:p w:rsidR="00000000" w:rsidDel="00000000" w:rsidP="00000000" w:rsidRDefault="00000000" w:rsidRPr="00000000" w14:paraId="00000632">
            <w:pPr>
              <w:jc w:val="both"/>
              <w:rPr>
                <w:sz w:val="20"/>
                <w:szCs w:val="20"/>
                <w:vertAlign w:val="baseline"/>
              </w:rPr>
            </w:pPr>
            <w:r w:rsidDel="00000000" w:rsidR="00000000" w:rsidRPr="00000000">
              <w:rPr>
                <w:sz w:val="20"/>
                <w:szCs w:val="20"/>
                <w:vertAlign w:val="baseline"/>
                <w:rtl w:val="0"/>
              </w:rPr>
              <w:t xml:space="preserve">5. Esta NIIF se aplicará cuando otra NIIF requiera o permita mediciones a valor razonable o información a revelar sobre mediciones a valor razonable (y mediciones, tales como valor razonable menos costos de venta, basadas en el valor razonable, o información a revelar sobre esas mediciones), excepto por lo que se especifica en los párrafos 6 y 7. </w:t>
            </w:r>
          </w:p>
          <w:p w:rsidR="00000000" w:rsidDel="00000000" w:rsidP="00000000" w:rsidRDefault="00000000" w:rsidRPr="00000000" w14:paraId="00000633">
            <w:pPr>
              <w:jc w:val="both"/>
              <w:rPr>
                <w:sz w:val="20"/>
                <w:szCs w:val="20"/>
                <w:vertAlign w:val="baseline"/>
              </w:rPr>
            </w:pPr>
            <w:r w:rsidDel="00000000" w:rsidR="00000000" w:rsidRPr="00000000">
              <w:rPr>
                <w:rtl w:val="0"/>
              </w:rPr>
            </w:r>
          </w:p>
          <w:p w:rsidR="00000000" w:rsidDel="00000000" w:rsidP="00000000" w:rsidRDefault="00000000" w:rsidRPr="00000000" w14:paraId="00000634">
            <w:pPr>
              <w:jc w:val="both"/>
              <w:rPr>
                <w:sz w:val="20"/>
                <w:szCs w:val="20"/>
                <w:vertAlign w:val="baseline"/>
              </w:rPr>
            </w:pPr>
            <w:r w:rsidDel="00000000" w:rsidR="00000000" w:rsidRPr="00000000">
              <w:rPr>
                <w:sz w:val="20"/>
                <w:szCs w:val="20"/>
                <w:vertAlign w:val="baseline"/>
                <w:rtl w:val="0"/>
              </w:rPr>
              <w:t xml:space="preserve">6. Los requerimientos sobre medición e información a revelar de esta NIIF no se aplicarán a los elementos siguientes: (a) transacciones con pagos basados en acciones que queden dentro del alcance de la NIIF 2 Pagos basados en Acciones; (b) transacciones de arrendamiento contabilizados de acuerdo con la NIIF 16 Arrendamientos; y (c) mediciones que tengan alguna similitud con el valor razonable, pero que no sean valor razonable, tales como el valor neto realizable de la NIC 2 Inventarios o el valor en uso de la NIC 36 Deterioro del valor de los Activos. </w:t>
            </w:r>
          </w:p>
          <w:p w:rsidR="00000000" w:rsidDel="00000000" w:rsidP="00000000" w:rsidRDefault="00000000" w:rsidRPr="00000000" w14:paraId="00000635">
            <w:pPr>
              <w:jc w:val="both"/>
              <w:rPr>
                <w:sz w:val="20"/>
                <w:szCs w:val="20"/>
                <w:vertAlign w:val="baseline"/>
              </w:rPr>
            </w:pPr>
            <w:r w:rsidDel="00000000" w:rsidR="00000000" w:rsidRPr="00000000">
              <w:rPr>
                <w:rtl w:val="0"/>
              </w:rPr>
            </w:r>
          </w:p>
          <w:p w:rsidR="00000000" w:rsidDel="00000000" w:rsidP="00000000" w:rsidRDefault="00000000" w:rsidRPr="00000000" w14:paraId="00000636">
            <w:pPr>
              <w:jc w:val="both"/>
              <w:rPr>
                <w:sz w:val="20"/>
                <w:szCs w:val="20"/>
                <w:vertAlign w:val="baseline"/>
              </w:rPr>
            </w:pPr>
            <w:r w:rsidDel="00000000" w:rsidR="00000000" w:rsidRPr="00000000">
              <w:rPr>
                <w:sz w:val="20"/>
                <w:szCs w:val="20"/>
                <w:vertAlign w:val="baseline"/>
                <w:rtl w:val="0"/>
              </w:rPr>
              <w:t xml:space="preserve">7.  La información a revelar requerida por esta NIIF no se requiere para los siguientes elementos: (a) activos del plan medidos a valor razonable de acuerdo con la NIC 19 Beneficios a los Empleados; (b) inversiones en un plan de beneficios por retiro medidos a valor razonable de acuerdo con la NIC 26 Contabilización e Información Financiera sobre Planes de beneficio por Retiro; y (c) activos para los que el importe recuperable es el valor razonable menos los costos de disposición de acuerdo con la NIC 36. </w:t>
            </w:r>
          </w:p>
          <w:p w:rsidR="00000000" w:rsidDel="00000000" w:rsidP="00000000" w:rsidRDefault="00000000" w:rsidRPr="00000000" w14:paraId="00000637">
            <w:pPr>
              <w:jc w:val="both"/>
              <w:rPr>
                <w:sz w:val="20"/>
                <w:szCs w:val="20"/>
                <w:vertAlign w:val="baseline"/>
              </w:rPr>
            </w:pPr>
            <w:r w:rsidDel="00000000" w:rsidR="00000000" w:rsidRPr="00000000">
              <w:rPr>
                <w:rtl w:val="0"/>
              </w:rPr>
            </w:r>
          </w:p>
          <w:p w:rsidR="00000000" w:rsidDel="00000000" w:rsidP="00000000" w:rsidRDefault="00000000" w:rsidRPr="00000000" w14:paraId="00000638">
            <w:pPr>
              <w:jc w:val="both"/>
              <w:rPr>
                <w:sz w:val="20"/>
                <w:szCs w:val="20"/>
                <w:vertAlign w:val="baseline"/>
              </w:rPr>
            </w:pPr>
            <w:r w:rsidDel="00000000" w:rsidR="00000000" w:rsidRPr="00000000">
              <w:rPr>
                <w:sz w:val="20"/>
                <w:szCs w:val="20"/>
                <w:vertAlign w:val="baseline"/>
                <w:rtl w:val="0"/>
              </w:rPr>
              <w:t xml:space="preserve">8. Si el valor razonable se requiere o permite por otras NIIF, el marco de medición del valor razonable descrito en esta NIIF se aplicará a la medición inicial y posterior.</w:t>
            </w:r>
          </w:p>
          <w:p w:rsidR="00000000" w:rsidDel="00000000" w:rsidP="00000000" w:rsidRDefault="00000000" w:rsidRPr="00000000" w14:paraId="00000639">
            <w:pPr>
              <w:jc w:val="both"/>
              <w:rPr>
                <w:sz w:val="20"/>
                <w:szCs w:val="20"/>
                <w:vertAlign w:val="baseline"/>
              </w:rPr>
            </w:pPr>
            <w:r w:rsidDel="00000000" w:rsidR="00000000" w:rsidRPr="00000000">
              <w:rPr>
                <w:sz w:val="20"/>
                <w:szCs w:val="20"/>
                <w:vertAlign w:val="baseline"/>
                <w:rtl w:val="0"/>
              </w:rPr>
              <w:t xml:space="preserve">(Consejo Técnico de la Contaduría Pública (CTCP) (2020, 5 de noviembre). Norma Internacional de Información Financiera 13 Medición del Valor Razonable.)</w:t>
            </w:r>
          </w:p>
          <w:p w:rsidR="00000000" w:rsidDel="00000000" w:rsidP="00000000" w:rsidRDefault="00000000" w:rsidRPr="00000000" w14:paraId="0000063A">
            <w:pPr>
              <w:jc w:val="both"/>
              <w:rPr>
                <w:sz w:val="20"/>
                <w:szCs w:val="20"/>
                <w:vertAlign w:val="baseline"/>
              </w:rPr>
            </w:pPr>
            <w:r w:rsidDel="00000000" w:rsidR="00000000" w:rsidRPr="00000000">
              <w:rPr>
                <w:rtl w:val="0"/>
              </w:rPr>
            </w:r>
          </w:p>
          <w:p w:rsidR="00000000" w:rsidDel="00000000" w:rsidP="00000000" w:rsidRDefault="00000000" w:rsidRPr="00000000" w14:paraId="0000063B">
            <w:pPr>
              <w:jc w:val="both"/>
              <w:rPr>
                <w:sz w:val="20"/>
                <w:szCs w:val="20"/>
                <w:vertAlign w:val="baseline"/>
              </w:rPr>
            </w:pPr>
            <w:r w:rsidDel="00000000" w:rsidR="00000000" w:rsidRPr="00000000">
              <w:rPr>
                <w:sz w:val="20"/>
                <w:szCs w:val="20"/>
                <w:vertAlign w:val="baseline"/>
                <w:rtl w:val="0"/>
              </w:rPr>
              <w:t xml:space="preserve">El valor razonable es una medida basada en el mercado, para registrar su valor es importante indagar en el mercado si el elemento ha presentado cambios que requieran una actualización conforme con las variaciones presentadas. Algunos activos que deben ser medidos a valor razonable son: instrumentos financieros, propiedades, planta y equipo, activos biológicos e inversiones.</w:t>
            </w:r>
          </w:p>
          <w:p w:rsidR="00000000" w:rsidDel="00000000" w:rsidP="00000000" w:rsidRDefault="00000000" w:rsidRPr="00000000" w14:paraId="0000063C">
            <w:pPr>
              <w:jc w:val="both"/>
              <w:rPr>
                <w:sz w:val="20"/>
                <w:szCs w:val="20"/>
                <w:vertAlign w:val="baseline"/>
              </w:rPr>
            </w:pPr>
            <w:r w:rsidDel="00000000" w:rsidR="00000000" w:rsidRPr="00000000">
              <w:rPr>
                <w:rtl w:val="0"/>
              </w:rPr>
            </w:r>
          </w:p>
          <w:p w:rsidR="00000000" w:rsidDel="00000000" w:rsidP="00000000" w:rsidRDefault="00000000" w:rsidRPr="00000000" w14:paraId="0000063D">
            <w:pPr>
              <w:jc w:val="both"/>
              <w:rPr>
                <w:b w:val="0"/>
                <w:sz w:val="20"/>
                <w:szCs w:val="20"/>
                <w:highlight w:val="white"/>
                <w:vertAlign w:val="baseline"/>
              </w:rPr>
            </w:pPr>
            <w:r w:rsidDel="00000000" w:rsidR="00000000" w:rsidRPr="00000000">
              <w:rPr>
                <w:b w:val="1"/>
                <w:sz w:val="20"/>
                <w:szCs w:val="20"/>
                <w:highlight w:val="yellow"/>
                <w:vertAlign w:val="baseline"/>
                <w:rtl w:val="0"/>
              </w:rPr>
              <w:t xml:space="preserve">(P3)</w:t>
            </w:r>
            <w:r w:rsidDel="00000000" w:rsidR="00000000" w:rsidRPr="00000000">
              <w:rPr>
                <w:b w:val="1"/>
                <w:sz w:val="20"/>
                <w:szCs w:val="20"/>
                <w:vertAlign w:val="baseline"/>
                <w:rtl w:val="0"/>
              </w:rPr>
              <w:t xml:space="preserve"> </w:t>
            </w:r>
            <w:r w:rsidDel="00000000" w:rsidR="00000000" w:rsidRPr="00000000">
              <w:rPr>
                <w:b w:val="1"/>
                <w:sz w:val="20"/>
                <w:szCs w:val="20"/>
                <w:highlight w:val="white"/>
                <w:vertAlign w:val="baseline"/>
                <w:rtl w:val="0"/>
              </w:rPr>
              <w:t xml:space="preserve">Ejemplo:</w:t>
            </w:r>
            <w:r w:rsidDel="00000000" w:rsidR="00000000" w:rsidRPr="00000000">
              <w:rPr>
                <w:rtl w:val="0"/>
              </w:rPr>
            </w:r>
          </w:p>
          <w:p w:rsidR="00000000" w:rsidDel="00000000" w:rsidP="00000000" w:rsidRDefault="00000000" w:rsidRPr="00000000" w14:paraId="0000063E">
            <w:pPr>
              <w:jc w:val="both"/>
              <w:rPr>
                <w:b w:val="0"/>
                <w:sz w:val="20"/>
                <w:szCs w:val="20"/>
                <w:highlight w:val="white"/>
                <w:vertAlign w:val="baseline"/>
              </w:rPr>
            </w:pPr>
            <w:r w:rsidDel="00000000" w:rsidR="00000000" w:rsidRPr="00000000">
              <w:rPr>
                <w:rtl w:val="0"/>
              </w:rPr>
            </w:r>
          </w:p>
          <w:p w:rsidR="00000000" w:rsidDel="00000000" w:rsidP="00000000" w:rsidRDefault="00000000" w:rsidRPr="00000000" w14:paraId="0000063F">
            <w:pPr>
              <w:jc w:val="both"/>
              <w:rPr>
                <w:sz w:val="20"/>
                <w:szCs w:val="20"/>
                <w:highlight w:val="white"/>
                <w:vertAlign w:val="baseline"/>
              </w:rPr>
            </w:pPr>
            <w:r w:rsidDel="00000000" w:rsidR="00000000" w:rsidRPr="00000000">
              <w:rPr>
                <w:sz w:val="20"/>
                <w:szCs w:val="20"/>
                <w:highlight w:val="white"/>
                <w:vertAlign w:val="baseline"/>
                <w:rtl w:val="0"/>
              </w:rPr>
              <w:t xml:space="preserve">La empresa Supercueros SAS adquiere 1.000 acciones el 11 de noviembre de 2020, a $ 2.500 cada una. Se cancela comisión por valor de $ 500.000.</w:t>
            </w:r>
          </w:p>
          <w:p w:rsidR="00000000" w:rsidDel="00000000" w:rsidP="00000000" w:rsidRDefault="00000000" w:rsidRPr="00000000" w14:paraId="00000640">
            <w:pPr>
              <w:jc w:val="both"/>
              <w:rPr>
                <w:sz w:val="20"/>
                <w:szCs w:val="20"/>
                <w:highlight w:val="white"/>
                <w:vertAlign w:val="baseline"/>
              </w:rPr>
            </w:pPr>
            <w:r w:rsidDel="00000000" w:rsidR="00000000" w:rsidRPr="00000000">
              <w:rPr>
                <w:rtl w:val="0"/>
              </w:rPr>
            </w:r>
          </w:p>
          <w:p w:rsidR="00000000" w:rsidDel="00000000" w:rsidP="00000000" w:rsidRDefault="00000000" w:rsidRPr="00000000" w14:paraId="00000641">
            <w:pPr>
              <w:jc w:val="both"/>
              <w:rPr>
                <w:sz w:val="20"/>
                <w:szCs w:val="20"/>
                <w:highlight w:val="white"/>
                <w:vertAlign w:val="baseline"/>
              </w:rPr>
            </w:pPr>
            <w:r w:rsidDel="00000000" w:rsidR="00000000" w:rsidRPr="00000000">
              <w:rPr>
                <w:sz w:val="20"/>
                <w:szCs w:val="20"/>
                <w:highlight w:val="white"/>
                <w:vertAlign w:val="baseline"/>
                <w:rtl w:val="0"/>
              </w:rPr>
              <w:t xml:space="preserve">A 31 de diciembre de 2020, el valor de la acción disminuye hasta $ 2.200 por acción.  Realizar la medición inicial y posterior.</w:t>
            </w:r>
          </w:p>
          <w:p w:rsidR="00000000" w:rsidDel="00000000" w:rsidP="00000000" w:rsidRDefault="00000000" w:rsidRPr="00000000" w14:paraId="00000642">
            <w:pPr>
              <w:jc w:val="both"/>
              <w:rPr>
                <w:b w:val="0"/>
                <w:sz w:val="20"/>
                <w:szCs w:val="20"/>
                <w:highlight w:val="white"/>
                <w:vertAlign w:val="baseline"/>
              </w:rPr>
            </w:pPr>
            <w:r w:rsidDel="00000000" w:rsidR="00000000" w:rsidRPr="00000000">
              <w:rPr>
                <w:rtl w:val="0"/>
              </w:rPr>
            </w:r>
          </w:p>
          <w:p w:rsidR="00000000" w:rsidDel="00000000" w:rsidP="00000000" w:rsidRDefault="00000000" w:rsidRPr="00000000" w14:paraId="00000643">
            <w:pPr>
              <w:jc w:val="both"/>
              <w:rPr>
                <w:b w:val="0"/>
                <w:sz w:val="20"/>
                <w:szCs w:val="20"/>
                <w:highlight w:val="white"/>
                <w:vertAlign w:val="baseline"/>
              </w:rPr>
            </w:pPr>
            <w:r w:rsidDel="00000000" w:rsidR="00000000" w:rsidRPr="00000000">
              <w:rPr>
                <w:b w:val="1"/>
                <w:sz w:val="20"/>
                <w:szCs w:val="20"/>
                <w:highlight w:val="white"/>
                <w:vertAlign w:val="baseline"/>
                <w:rtl w:val="0"/>
              </w:rPr>
              <w:t xml:space="preserve">Medición Inicial: 11 de noviembre de 2020</w:t>
            </w:r>
            <w:r w:rsidDel="00000000" w:rsidR="00000000" w:rsidRPr="00000000">
              <w:rPr>
                <w:rtl w:val="0"/>
              </w:rPr>
            </w:r>
          </w:p>
          <w:p w:rsidR="00000000" w:rsidDel="00000000" w:rsidP="00000000" w:rsidRDefault="00000000" w:rsidRPr="00000000" w14:paraId="00000644">
            <w:pPr>
              <w:jc w:val="both"/>
              <w:rPr>
                <w:b w:val="0"/>
                <w:sz w:val="20"/>
                <w:szCs w:val="20"/>
                <w:highlight w:val="white"/>
                <w:vertAlign w:val="baseline"/>
              </w:rPr>
            </w:pPr>
            <w:r w:rsidDel="00000000" w:rsidR="00000000" w:rsidRPr="00000000">
              <w:rPr>
                <w:rtl w:val="0"/>
              </w:rPr>
            </w:r>
          </w:p>
          <w:tbl>
            <w:tblPr>
              <w:tblStyle w:val="Table19"/>
              <w:tblW w:w="4217.0" w:type="dxa"/>
              <w:jc w:val="center"/>
              <w:tblLayout w:type="fixed"/>
              <w:tblLook w:val="0000"/>
            </w:tblPr>
            <w:tblGrid>
              <w:gridCol w:w="2646"/>
              <w:gridCol w:w="1571"/>
              <w:tblGridChange w:id="0">
                <w:tblGrid>
                  <w:gridCol w:w="2646"/>
                  <w:gridCol w:w="1571"/>
                </w:tblGrid>
              </w:tblGridChange>
            </w:tblGrid>
            <w:tr>
              <w:trPr>
                <w:trHeight w:val="29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5">
                  <w:pPr>
                    <w:rPr>
                      <w:color w:val="000000"/>
                      <w:sz w:val="20"/>
                      <w:szCs w:val="20"/>
                      <w:vertAlign w:val="baseline"/>
                    </w:rPr>
                  </w:pPr>
                  <w:r w:rsidDel="00000000" w:rsidR="00000000" w:rsidRPr="00000000">
                    <w:rPr>
                      <w:color w:val="000000"/>
                      <w:sz w:val="20"/>
                      <w:szCs w:val="20"/>
                      <w:vertAlign w:val="baseline"/>
                      <w:rtl w:val="0"/>
                    </w:rPr>
                    <w:t xml:space="preserve">Inversión en acciones</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46">
                  <w:pPr>
                    <w:rPr>
                      <w:color w:val="000000"/>
                      <w:sz w:val="20"/>
                      <w:szCs w:val="20"/>
                      <w:vertAlign w:val="baseline"/>
                    </w:rPr>
                  </w:pPr>
                  <w:r w:rsidDel="00000000" w:rsidR="00000000" w:rsidRPr="00000000">
                    <w:rPr>
                      <w:color w:val="000000"/>
                      <w:sz w:val="20"/>
                      <w:szCs w:val="20"/>
                      <w:vertAlign w:val="baseline"/>
                      <w:rtl w:val="0"/>
                    </w:rPr>
                    <w:t xml:space="preserve"> $   2.500.000 </w:t>
                  </w:r>
                </w:p>
              </w:tc>
            </w:tr>
            <w:tr>
              <w:trPr>
                <w:trHeight w:val="294"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647">
                  <w:pPr>
                    <w:rPr>
                      <w:color w:val="000000"/>
                      <w:sz w:val="20"/>
                      <w:szCs w:val="20"/>
                      <w:vertAlign w:val="baseline"/>
                    </w:rPr>
                  </w:pPr>
                  <w:r w:rsidDel="00000000" w:rsidR="00000000" w:rsidRPr="00000000">
                    <w:rPr>
                      <w:color w:val="000000"/>
                      <w:sz w:val="20"/>
                      <w:szCs w:val="20"/>
                      <w:vertAlign w:val="baseline"/>
                      <w:rtl w:val="0"/>
                    </w:rPr>
                    <w:t xml:space="preserve">Más costo transacción</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648">
                  <w:pPr>
                    <w:rPr>
                      <w:color w:val="000000"/>
                      <w:sz w:val="20"/>
                      <w:szCs w:val="20"/>
                      <w:vertAlign w:val="baseline"/>
                    </w:rPr>
                  </w:pPr>
                  <w:r w:rsidDel="00000000" w:rsidR="00000000" w:rsidRPr="00000000">
                    <w:rPr>
                      <w:color w:val="000000"/>
                      <w:sz w:val="20"/>
                      <w:szCs w:val="20"/>
                      <w:vertAlign w:val="baseline"/>
                      <w:rtl w:val="0"/>
                    </w:rPr>
                    <w:t xml:space="preserve"> $      500.000 </w:t>
                  </w:r>
                </w:p>
              </w:tc>
            </w:tr>
            <w:tr>
              <w:trPr>
                <w:trHeight w:val="294"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649">
                  <w:pPr>
                    <w:rPr>
                      <w:b w:val="0"/>
                      <w:color w:val="000000"/>
                      <w:sz w:val="20"/>
                      <w:szCs w:val="20"/>
                      <w:vertAlign w:val="baseline"/>
                    </w:rPr>
                  </w:pPr>
                  <w:r w:rsidDel="00000000" w:rsidR="00000000" w:rsidRPr="00000000">
                    <w:rPr>
                      <w:b w:val="1"/>
                      <w:color w:val="000000"/>
                      <w:sz w:val="20"/>
                      <w:szCs w:val="20"/>
                      <w:vertAlign w:val="baseline"/>
                      <w:rtl w:val="0"/>
                    </w:rPr>
                    <w:t xml:space="preserve">Total Inversión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64A">
                  <w:pPr>
                    <w:rPr>
                      <w:color w:val="000000"/>
                      <w:sz w:val="20"/>
                      <w:szCs w:val="20"/>
                      <w:vertAlign w:val="baseline"/>
                    </w:rPr>
                  </w:pPr>
                  <w:r w:rsidDel="00000000" w:rsidR="00000000" w:rsidRPr="00000000">
                    <w:rPr>
                      <w:color w:val="000000"/>
                      <w:sz w:val="20"/>
                      <w:szCs w:val="20"/>
                      <w:vertAlign w:val="baseline"/>
                      <w:rtl w:val="0"/>
                    </w:rPr>
                    <w:t xml:space="preserve"> $   3.000.000 </w:t>
                  </w:r>
                </w:p>
              </w:tc>
            </w:tr>
          </w:tbl>
          <w:p w:rsidR="00000000" w:rsidDel="00000000" w:rsidP="00000000" w:rsidRDefault="00000000" w:rsidRPr="00000000" w14:paraId="0000064B">
            <w:pPr>
              <w:jc w:val="both"/>
              <w:rPr>
                <w:b w:val="0"/>
                <w:sz w:val="20"/>
                <w:szCs w:val="20"/>
                <w:highlight w:val="white"/>
                <w:vertAlign w:val="baseline"/>
              </w:rPr>
            </w:pPr>
            <w:r w:rsidDel="00000000" w:rsidR="00000000" w:rsidRPr="00000000">
              <w:rPr>
                <w:rtl w:val="0"/>
              </w:rPr>
            </w:r>
          </w:p>
          <w:p w:rsidR="00000000" w:rsidDel="00000000" w:rsidP="00000000" w:rsidRDefault="00000000" w:rsidRPr="00000000" w14:paraId="0000064C">
            <w:pPr>
              <w:jc w:val="center"/>
              <w:rPr>
                <w:sz w:val="20"/>
                <w:szCs w:val="20"/>
                <w:highlight w:val="white"/>
                <w:vertAlign w:val="baseline"/>
              </w:rPr>
            </w:pPr>
            <w:r w:rsidDel="00000000" w:rsidR="00000000" w:rsidRPr="00000000">
              <w:rPr>
                <w:sz w:val="20"/>
                <w:szCs w:val="20"/>
                <w:highlight w:val="white"/>
                <w:vertAlign w:val="baseline"/>
                <w:rtl w:val="0"/>
              </w:rPr>
              <w:t xml:space="preserve">Fuente: elaboración propia</w:t>
            </w:r>
          </w:p>
          <w:p w:rsidR="00000000" w:rsidDel="00000000" w:rsidP="00000000" w:rsidRDefault="00000000" w:rsidRPr="00000000" w14:paraId="0000064D">
            <w:pPr>
              <w:jc w:val="both"/>
              <w:rPr>
                <w:color w:val="7f7f7f"/>
                <w:sz w:val="20"/>
                <w:szCs w:val="20"/>
                <w:highlight w:val="white"/>
                <w:vertAlign w:val="baseline"/>
              </w:rPr>
            </w:pPr>
            <w:r w:rsidDel="00000000" w:rsidR="00000000" w:rsidRPr="00000000">
              <w:rPr>
                <w:rtl w:val="0"/>
              </w:rPr>
            </w:r>
          </w:p>
          <w:tbl>
            <w:tblPr>
              <w:tblStyle w:val="Table20"/>
              <w:tblW w:w="5429.0"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000"/>
            </w:tblPr>
            <w:tblGrid>
              <w:gridCol w:w="1809"/>
              <w:gridCol w:w="1810"/>
              <w:gridCol w:w="1810"/>
              <w:tblGridChange w:id="0">
                <w:tblGrid>
                  <w:gridCol w:w="1809"/>
                  <w:gridCol w:w="1810"/>
                  <w:gridCol w:w="1810"/>
                </w:tblGrid>
              </w:tblGridChange>
            </w:tblGrid>
            <w:tr>
              <w:tc>
                <w:tcPr>
                  <w:tcBorders>
                    <w:top w:color="a5a5a5" w:space="0" w:sz="4" w:val="single"/>
                    <w:left w:color="a5a5a5" w:space="0" w:sz="4" w:val="single"/>
                    <w:bottom w:color="a5a5a5" w:space="0" w:sz="4" w:val="single"/>
                    <w:right w:color="000000" w:space="0" w:sz="0" w:val="nil"/>
                  </w:tcBorders>
                  <w:shd w:fill="a5a5a5" w:val="clear"/>
                  <w:vAlign w:val="top"/>
                </w:tcPr>
                <w:p w:rsidR="00000000" w:rsidDel="00000000" w:rsidP="00000000" w:rsidRDefault="00000000" w:rsidRPr="00000000" w14:paraId="0000064E">
                  <w:pPr>
                    <w:jc w:val="center"/>
                    <w:rPr>
                      <w:b w:val="0"/>
                      <w:color w:val="000000"/>
                      <w:sz w:val="20"/>
                      <w:szCs w:val="20"/>
                      <w:vertAlign w:val="baseline"/>
                    </w:rPr>
                  </w:pPr>
                  <w:r w:rsidDel="00000000" w:rsidR="00000000" w:rsidRPr="00000000">
                    <w:rPr>
                      <w:b w:val="1"/>
                      <w:color w:val="000000"/>
                      <w:sz w:val="20"/>
                      <w:szCs w:val="20"/>
                      <w:vertAlign w:val="baseline"/>
                      <w:rtl w:val="0"/>
                    </w:rPr>
                    <w:t xml:space="preserve">Cuenta</w:t>
                  </w: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shd w:fill="a5a5a5" w:val="clear"/>
                  <w:vAlign w:val="top"/>
                </w:tcPr>
                <w:p w:rsidR="00000000" w:rsidDel="00000000" w:rsidP="00000000" w:rsidRDefault="00000000" w:rsidRPr="00000000" w14:paraId="0000064F">
                  <w:pPr>
                    <w:jc w:val="center"/>
                    <w:rPr>
                      <w:b w:val="0"/>
                      <w:color w:val="000000"/>
                      <w:sz w:val="20"/>
                      <w:szCs w:val="20"/>
                      <w:vertAlign w:val="baseline"/>
                    </w:rPr>
                  </w:pPr>
                  <w:r w:rsidDel="00000000" w:rsidR="00000000" w:rsidRPr="00000000">
                    <w:rPr>
                      <w:b w:val="1"/>
                      <w:color w:val="000000"/>
                      <w:sz w:val="20"/>
                      <w:szCs w:val="20"/>
                      <w:vertAlign w:val="baseline"/>
                      <w:rtl w:val="0"/>
                    </w:rPr>
                    <w:t xml:space="preserve">Debe</w:t>
                  </w:r>
                  <w:r w:rsidDel="00000000" w:rsidR="00000000" w:rsidRPr="00000000">
                    <w:rPr>
                      <w:rtl w:val="0"/>
                    </w:rPr>
                  </w:r>
                </w:p>
              </w:tc>
              <w:tc>
                <w:tcPr>
                  <w:tcBorders>
                    <w:top w:color="a5a5a5" w:space="0" w:sz="4" w:val="single"/>
                    <w:left w:color="000000" w:space="0" w:sz="0" w:val="nil"/>
                    <w:bottom w:color="a5a5a5" w:space="0" w:sz="4" w:val="single"/>
                    <w:right w:color="a5a5a5" w:space="0" w:sz="4" w:val="single"/>
                  </w:tcBorders>
                  <w:shd w:fill="a5a5a5" w:val="clear"/>
                  <w:vAlign w:val="top"/>
                </w:tcPr>
                <w:p w:rsidR="00000000" w:rsidDel="00000000" w:rsidP="00000000" w:rsidRDefault="00000000" w:rsidRPr="00000000" w14:paraId="00000650">
                  <w:pPr>
                    <w:jc w:val="center"/>
                    <w:rPr>
                      <w:b w:val="0"/>
                      <w:color w:val="000000"/>
                      <w:sz w:val="20"/>
                      <w:szCs w:val="20"/>
                      <w:vertAlign w:val="baseline"/>
                    </w:rPr>
                  </w:pPr>
                  <w:r w:rsidDel="00000000" w:rsidR="00000000" w:rsidRPr="00000000">
                    <w:rPr>
                      <w:b w:val="1"/>
                      <w:color w:val="000000"/>
                      <w:sz w:val="20"/>
                      <w:szCs w:val="20"/>
                      <w:vertAlign w:val="baseline"/>
                      <w:rtl w:val="0"/>
                    </w:rPr>
                    <w:t xml:space="preserve">Haber</w:t>
                  </w:r>
                  <w:r w:rsidDel="00000000" w:rsidR="00000000" w:rsidRPr="00000000">
                    <w:rPr>
                      <w:rtl w:val="0"/>
                    </w:rPr>
                  </w:r>
                </w:p>
              </w:tc>
            </w:tr>
            <w:tr>
              <w:tc>
                <w:tcPr>
                  <w:shd w:fill="ededed" w:val="clear"/>
                  <w:vAlign w:val="top"/>
                </w:tcPr>
                <w:p w:rsidR="00000000" w:rsidDel="00000000" w:rsidP="00000000" w:rsidRDefault="00000000" w:rsidRPr="00000000" w14:paraId="00000651">
                  <w:pPr>
                    <w:jc w:val="both"/>
                    <w:rPr>
                      <w:b w:val="0"/>
                      <w:color w:val="000000"/>
                      <w:sz w:val="20"/>
                      <w:szCs w:val="20"/>
                      <w:vertAlign w:val="baseline"/>
                    </w:rPr>
                  </w:pPr>
                  <w:r w:rsidDel="00000000" w:rsidR="00000000" w:rsidRPr="00000000">
                    <w:rPr>
                      <w:b w:val="1"/>
                      <w:color w:val="000000"/>
                      <w:sz w:val="20"/>
                      <w:szCs w:val="20"/>
                      <w:vertAlign w:val="baseline"/>
                      <w:rtl w:val="0"/>
                    </w:rPr>
                    <w:t xml:space="preserve">Activos financieros (acciones)</w:t>
                  </w:r>
                  <w:r w:rsidDel="00000000" w:rsidR="00000000" w:rsidRPr="00000000">
                    <w:rPr>
                      <w:rtl w:val="0"/>
                    </w:rPr>
                  </w:r>
                </w:p>
              </w:tc>
              <w:tc>
                <w:tcPr>
                  <w:shd w:fill="ededed" w:val="clear"/>
                  <w:vAlign w:val="top"/>
                </w:tcPr>
                <w:p w:rsidR="00000000" w:rsidDel="00000000" w:rsidP="00000000" w:rsidRDefault="00000000" w:rsidRPr="00000000" w14:paraId="00000652">
                  <w:pPr>
                    <w:jc w:val="both"/>
                    <w:rPr>
                      <w:color w:val="000000"/>
                      <w:sz w:val="20"/>
                      <w:szCs w:val="20"/>
                      <w:vertAlign w:val="baseline"/>
                    </w:rPr>
                  </w:pPr>
                  <w:r w:rsidDel="00000000" w:rsidR="00000000" w:rsidRPr="00000000">
                    <w:rPr>
                      <w:color w:val="000000"/>
                      <w:sz w:val="20"/>
                      <w:szCs w:val="20"/>
                      <w:vertAlign w:val="baseline"/>
                      <w:rtl w:val="0"/>
                    </w:rPr>
                    <w:t xml:space="preserve">       $ 3.000.000</w:t>
                  </w:r>
                </w:p>
              </w:tc>
              <w:tc>
                <w:tcPr>
                  <w:shd w:fill="ededed" w:val="clear"/>
                  <w:vAlign w:val="top"/>
                </w:tcPr>
                <w:p w:rsidR="00000000" w:rsidDel="00000000" w:rsidP="00000000" w:rsidRDefault="00000000" w:rsidRPr="00000000" w14:paraId="00000653">
                  <w:pPr>
                    <w:jc w:val="both"/>
                    <w:rPr>
                      <w:color w:val="000000"/>
                      <w:sz w:val="20"/>
                      <w:szCs w:val="20"/>
                      <w:vertAlign w:val="baseline"/>
                    </w:rPr>
                  </w:pPr>
                  <w:r w:rsidDel="00000000" w:rsidR="00000000" w:rsidRPr="00000000">
                    <w:rPr>
                      <w:rtl w:val="0"/>
                    </w:rPr>
                  </w:r>
                </w:p>
              </w:tc>
            </w:tr>
            <w:tr>
              <w:tc>
                <w:tcPr>
                  <w:shd w:fill="ededed" w:val="clear"/>
                  <w:vAlign w:val="top"/>
                </w:tcPr>
                <w:p w:rsidR="00000000" w:rsidDel="00000000" w:rsidP="00000000" w:rsidRDefault="00000000" w:rsidRPr="00000000" w14:paraId="00000654">
                  <w:pPr>
                    <w:jc w:val="both"/>
                    <w:rPr>
                      <w:b w:val="0"/>
                      <w:color w:val="000000"/>
                      <w:sz w:val="20"/>
                      <w:szCs w:val="20"/>
                      <w:vertAlign w:val="baseline"/>
                    </w:rPr>
                  </w:pPr>
                  <w:r w:rsidDel="00000000" w:rsidR="00000000" w:rsidRPr="00000000">
                    <w:rPr>
                      <w:b w:val="1"/>
                      <w:color w:val="000000"/>
                      <w:sz w:val="20"/>
                      <w:szCs w:val="20"/>
                      <w:vertAlign w:val="baseline"/>
                      <w:rtl w:val="0"/>
                    </w:rPr>
                    <w:t xml:space="preserve">Efectivo</w:t>
                  </w:r>
                  <w:r w:rsidDel="00000000" w:rsidR="00000000" w:rsidRPr="00000000">
                    <w:rPr>
                      <w:rtl w:val="0"/>
                    </w:rPr>
                  </w:r>
                </w:p>
              </w:tc>
              <w:tc>
                <w:tcPr>
                  <w:shd w:fill="ededed" w:val="clear"/>
                  <w:vAlign w:val="top"/>
                </w:tcPr>
                <w:p w:rsidR="00000000" w:rsidDel="00000000" w:rsidP="00000000" w:rsidRDefault="00000000" w:rsidRPr="00000000" w14:paraId="00000655">
                  <w:pPr>
                    <w:jc w:val="both"/>
                    <w:rPr>
                      <w:color w:val="000000"/>
                      <w:sz w:val="20"/>
                      <w:szCs w:val="20"/>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656">
                  <w:pPr>
                    <w:jc w:val="both"/>
                    <w:rPr>
                      <w:color w:val="000000"/>
                      <w:sz w:val="20"/>
                      <w:szCs w:val="20"/>
                      <w:vertAlign w:val="baseline"/>
                    </w:rPr>
                  </w:pPr>
                  <w:r w:rsidDel="00000000" w:rsidR="00000000" w:rsidRPr="00000000">
                    <w:rPr>
                      <w:color w:val="000000"/>
                      <w:sz w:val="20"/>
                      <w:szCs w:val="20"/>
                      <w:vertAlign w:val="baseline"/>
                      <w:rtl w:val="0"/>
                    </w:rPr>
                    <w:t xml:space="preserve">       $   3.000.000</w:t>
                  </w:r>
                </w:p>
              </w:tc>
            </w:tr>
            <w:tr>
              <w:tc>
                <w:tcPr>
                  <w:vAlign w:val="top"/>
                </w:tcPr>
                <w:p w:rsidR="00000000" w:rsidDel="00000000" w:rsidP="00000000" w:rsidRDefault="00000000" w:rsidRPr="00000000" w14:paraId="00000657">
                  <w:pPr>
                    <w:jc w:val="both"/>
                    <w:rPr>
                      <w:b w:val="0"/>
                      <w:color w:val="000000"/>
                      <w:sz w:val="20"/>
                      <w:szCs w:val="20"/>
                      <w:vertAlign w:val="baseline"/>
                    </w:rPr>
                  </w:pPr>
                  <w:r w:rsidDel="00000000" w:rsidR="00000000" w:rsidRPr="00000000">
                    <w:rPr>
                      <w:b w:val="1"/>
                      <w:color w:val="000000"/>
                      <w:sz w:val="20"/>
                      <w:szCs w:val="20"/>
                      <w:vertAlign w:val="baseline"/>
                      <w:rtl w:val="0"/>
                    </w:rPr>
                    <w:t xml:space="preserve">Total</w:t>
                  </w:r>
                  <w:r w:rsidDel="00000000" w:rsidR="00000000" w:rsidRPr="00000000">
                    <w:rPr>
                      <w:rtl w:val="0"/>
                    </w:rPr>
                  </w:r>
                </w:p>
              </w:tc>
              <w:tc>
                <w:tcPr>
                  <w:vAlign w:val="top"/>
                </w:tcPr>
                <w:p w:rsidR="00000000" w:rsidDel="00000000" w:rsidP="00000000" w:rsidRDefault="00000000" w:rsidRPr="00000000" w14:paraId="00000658">
                  <w:pPr>
                    <w:jc w:val="both"/>
                    <w:rPr>
                      <w:color w:val="000000"/>
                      <w:sz w:val="20"/>
                      <w:szCs w:val="20"/>
                      <w:vertAlign w:val="baseline"/>
                    </w:rPr>
                  </w:pPr>
                  <w:r w:rsidDel="00000000" w:rsidR="00000000" w:rsidRPr="00000000">
                    <w:rPr>
                      <w:color w:val="000000"/>
                      <w:sz w:val="20"/>
                      <w:szCs w:val="20"/>
                      <w:vertAlign w:val="baseline"/>
                      <w:rtl w:val="0"/>
                    </w:rPr>
                    <w:t xml:space="preserve">       $ 3.000.000</w:t>
                  </w:r>
                </w:p>
              </w:tc>
              <w:tc>
                <w:tcPr>
                  <w:vAlign w:val="top"/>
                </w:tcPr>
                <w:p w:rsidR="00000000" w:rsidDel="00000000" w:rsidP="00000000" w:rsidRDefault="00000000" w:rsidRPr="00000000" w14:paraId="00000659">
                  <w:pPr>
                    <w:jc w:val="both"/>
                    <w:rPr>
                      <w:color w:val="000000"/>
                      <w:sz w:val="20"/>
                      <w:szCs w:val="20"/>
                      <w:vertAlign w:val="baseline"/>
                    </w:rPr>
                  </w:pPr>
                  <w:r w:rsidDel="00000000" w:rsidR="00000000" w:rsidRPr="00000000">
                    <w:rPr>
                      <w:color w:val="000000"/>
                      <w:sz w:val="20"/>
                      <w:szCs w:val="20"/>
                      <w:vertAlign w:val="baseline"/>
                      <w:rtl w:val="0"/>
                    </w:rPr>
                    <w:t xml:space="preserve">       $ 3.000.000</w:t>
                  </w:r>
                </w:p>
              </w:tc>
            </w:tr>
          </w:tbl>
          <w:p w:rsidR="00000000" w:rsidDel="00000000" w:rsidP="00000000" w:rsidRDefault="00000000" w:rsidRPr="00000000" w14:paraId="0000065A">
            <w:pPr>
              <w:jc w:val="both"/>
              <w:rPr>
                <w:color w:val="7f7f7f"/>
                <w:sz w:val="20"/>
                <w:szCs w:val="20"/>
                <w:highlight w:val="white"/>
                <w:vertAlign w:val="baseline"/>
              </w:rPr>
            </w:pPr>
            <w:r w:rsidDel="00000000" w:rsidR="00000000" w:rsidRPr="00000000">
              <w:rPr>
                <w:rtl w:val="0"/>
              </w:rPr>
            </w:r>
          </w:p>
          <w:p w:rsidR="00000000" w:rsidDel="00000000" w:rsidP="00000000" w:rsidRDefault="00000000" w:rsidRPr="00000000" w14:paraId="0000065B">
            <w:pPr>
              <w:jc w:val="both"/>
              <w:rPr>
                <w:b w:val="0"/>
                <w:sz w:val="20"/>
                <w:szCs w:val="20"/>
                <w:highlight w:val="white"/>
                <w:vertAlign w:val="baseline"/>
              </w:rPr>
            </w:pPr>
            <w:r w:rsidDel="00000000" w:rsidR="00000000" w:rsidRPr="00000000">
              <w:rPr>
                <w:b w:val="1"/>
                <w:sz w:val="20"/>
                <w:szCs w:val="20"/>
                <w:highlight w:val="white"/>
                <w:vertAlign w:val="baseline"/>
                <w:rtl w:val="0"/>
              </w:rPr>
              <w:t xml:space="preserve">Medición posterior: 31 de diciembre de 2020</w:t>
            </w:r>
            <w:r w:rsidDel="00000000" w:rsidR="00000000" w:rsidRPr="00000000">
              <w:rPr>
                <w:rtl w:val="0"/>
              </w:rPr>
            </w:r>
          </w:p>
          <w:p w:rsidR="00000000" w:rsidDel="00000000" w:rsidP="00000000" w:rsidRDefault="00000000" w:rsidRPr="00000000" w14:paraId="0000065C">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tbl>
            <w:tblPr>
              <w:tblStyle w:val="Table21"/>
              <w:tblW w:w="5508.0" w:type="dxa"/>
              <w:jc w:val="left"/>
              <w:tblLayout w:type="fixed"/>
              <w:tblLook w:val="0000"/>
            </w:tblPr>
            <w:tblGrid>
              <w:gridCol w:w="3838"/>
              <w:gridCol w:w="1670"/>
              <w:tblGridChange w:id="0">
                <w:tblGrid>
                  <w:gridCol w:w="3838"/>
                  <w:gridCol w:w="1670"/>
                </w:tblGrid>
              </w:tblGridChange>
            </w:tblGrid>
            <w:tr>
              <w:trPr>
                <w:trHeight w:val="19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D">
                  <w:pPr>
                    <w:rPr>
                      <w:color w:val="000000"/>
                      <w:sz w:val="20"/>
                      <w:szCs w:val="20"/>
                      <w:vertAlign w:val="baseline"/>
                    </w:rPr>
                  </w:pPr>
                  <w:r w:rsidDel="00000000" w:rsidR="00000000" w:rsidRPr="00000000">
                    <w:rPr>
                      <w:color w:val="000000"/>
                      <w:sz w:val="20"/>
                      <w:szCs w:val="20"/>
                      <w:vertAlign w:val="baseline"/>
                      <w:rtl w:val="0"/>
                    </w:rPr>
                    <w:t xml:space="preserve">Valor razonable 31/12/2020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5E">
                  <w:pPr>
                    <w:rPr>
                      <w:color w:val="000000"/>
                      <w:sz w:val="20"/>
                      <w:szCs w:val="20"/>
                      <w:vertAlign w:val="baseline"/>
                    </w:rPr>
                  </w:pPr>
                  <w:r w:rsidDel="00000000" w:rsidR="00000000" w:rsidRPr="00000000">
                    <w:rPr>
                      <w:color w:val="000000"/>
                      <w:sz w:val="20"/>
                      <w:szCs w:val="20"/>
                      <w:vertAlign w:val="baseline"/>
                      <w:rtl w:val="0"/>
                    </w:rPr>
                    <w:t xml:space="preserve"> $   2.200.000 </w:t>
                  </w:r>
                </w:p>
              </w:tc>
            </w:tr>
            <w:tr>
              <w:trPr>
                <w:trHeight w:val="190"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65F">
                  <w:pPr>
                    <w:rPr>
                      <w:color w:val="000000"/>
                      <w:sz w:val="20"/>
                      <w:szCs w:val="20"/>
                      <w:vertAlign w:val="baseline"/>
                    </w:rPr>
                  </w:pPr>
                  <w:r w:rsidDel="00000000" w:rsidR="00000000" w:rsidRPr="00000000">
                    <w:rPr>
                      <w:color w:val="000000"/>
                      <w:sz w:val="20"/>
                      <w:szCs w:val="20"/>
                      <w:vertAlign w:val="baseline"/>
                      <w:rtl w:val="0"/>
                    </w:rPr>
                    <w:t xml:space="preserve">Valor costo de adquisición 11/11/2020</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660">
                  <w:pPr>
                    <w:rPr>
                      <w:color w:val="000000"/>
                      <w:sz w:val="20"/>
                      <w:szCs w:val="20"/>
                      <w:vertAlign w:val="baseline"/>
                    </w:rPr>
                  </w:pPr>
                  <w:r w:rsidDel="00000000" w:rsidR="00000000" w:rsidRPr="00000000">
                    <w:rPr>
                      <w:color w:val="000000"/>
                      <w:sz w:val="20"/>
                      <w:szCs w:val="20"/>
                      <w:vertAlign w:val="baseline"/>
                      <w:rtl w:val="0"/>
                    </w:rPr>
                    <w:t xml:space="preserve"> $   2.500.000 </w:t>
                  </w:r>
                </w:p>
              </w:tc>
            </w:tr>
            <w:tr>
              <w:trPr>
                <w:trHeight w:val="190"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661">
                  <w:pPr>
                    <w:rPr>
                      <w:b w:val="0"/>
                      <w:color w:val="000000"/>
                      <w:sz w:val="20"/>
                      <w:szCs w:val="20"/>
                      <w:vertAlign w:val="baseline"/>
                    </w:rPr>
                  </w:pPr>
                  <w:r w:rsidDel="00000000" w:rsidR="00000000" w:rsidRPr="00000000">
                    <w:rPr>
                      <w:b w:val="1"/>
                      <w:color w:val="000000"/>
                      <w:sz w:val="20"/>
                      <w:szCs w:val="20"/>
                      <w:vertAlign w:val="baseline"/>
                      <w:rtl w:val="0"/>
                    </w:rPr>
                    <w:t xml:space="preserve">Valor pérdida de acciones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662">
                  <w:pPr>
                    <w:rPr>
                      <w:color w:val="000000"/>
                      <w:sz w:val="20"/>
                      <w:szCs w:val="20"/>
                      <w:vertAlign w:val="baseline"/>
                    </w:rPr>
                  </w:pPr>
                  <w:r w:rsidDel="00000000" w:rsidR="00000000" w:rsidRPr="00000000">
                    <w:rPr>
                      <w:color w:val="000000"/>
                      <w:sz w:val="20"/>
                      <w:szCs w:val="20"/>
                      <w:vertAlign w:val="baseline"/>
                      <w:rtl w:val="0"/>
                    </w:rPr>
                    <w:t xml:space="preserve">-$      300.000 </w:t>
                  </w:r>
                </w:p>
              </w:tc>
            </w:tr>
          </w:tbl>
          <w:p w:rsidR="00000000" w:rsidDel="00000000" w:rsidP="00000000" w:rsidRDefault="00000000" w:rsidRPr="00000000" w14:paraId="00000663">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tbl>
            <w:tblPr>
              <w:tblStyle w:val="Table22"/>
              <w:tblW w:w="5429.0"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000"/>
            </w:tblPr>
            <w:tblGrid>
              <w:gridCol w:w="1809"/>
              <w:gridCol w:w="1810"/>
              <w:gridCol w:w="1810"/>
              <w:tblGridChange w:id="0">
                <w:tblGrid>
                  <w:gridCol w:w="1809"/>
                  <w:gridCol w:w="1810"/>
                  <w:gridCol w:w="1810"/>
                </w:tblGrid>
              </w:tblGridChange>
            </w:tblGrid>
            <w:tr>
              <w:tc>
                <w:tcPr>
                  <w:tcBorders>
                    <w:top w:color="a5a5a5" w:space="0" w:sz="4" w:val="single"/>
                    <w:left w:color="a5a5a5" w:space="0" w:sz="4" w:val="single"/>
                    <w:bottom w:color="a5a5a5" w:space="0" w:sz="4" w:val="single"/>
                    <w:right w:color="000000" w:space="0" w:sz="0" w:val="nil"/>
                  </w:tcBorders>
                  <w:shd w:fill="a5a5a5" w:val="clear"/>
                  <w:vAlign w:val="top"/>
                </w:tcPr>
                <w:p w:rsidR="00000000" w:rsidDel="00000000" w:rsidP="00000000" w:rsidRDefault="00000000" w:rsidRPr="00000000" w14:paraId="00000664">
                  <w:pPr>
                    <w:jc w:val="center"/>
                    <w:rPr>
                      <w:b w:val="0"/>
                      <w:color w:val="000000"/>
                      <w:sz w:val="20"/>
                      <w:szCs w:val="20"/>
                      <w:vertAlign w:val="baseline"/>
                    </w:rPr>
                  </w:pPr>
                  <w:r w:rsidDel="00000000" w:rsidR="00000000" w:rsidRPr="00000000">
                    <w:rPr>
                      <w:b w:val="1"/>
                      <w:color w:val="000000"/>
                      <w:sz w:val="20"/>
                      <w:szCs w:val="20"/>
                      <w:vertAlign w:val="baseline"/>
                      <w:rtl w:val="0"/>
                    </w:rPr>
                    <w:t xml:space="preserve">Cuenta</w:t>
                  </w: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shd w:fill="a5a5a5" w:val="clear"/>
                  <w:vAlign w:val="top"/>
                </w:tcPr>
                <w:p w:rsidR="00000000" w:rsidDel="00000000" w:rsidP="00000000" w:rsidRDefault="00000000" w:rsidRPr="00000000" w14:paraId="00000665">
                  <w:pPr>
                    <w:jc w:val="center"/>
                    <w:rPr>
                      <w:b w:val="0"/>
                      <w:color w:val="000000"/>
                      <w:sz w:val="20"/>
                      <w:szCs w:val="20"/>
                      <w:vertAlign w:val="baseline"/>
                    </w:rPr>
                  </w:pPr>
                  <w:r w:rsidDel="00000000" w:rsidR="00000000" w:rsidRPr="00000000">
                    <w:rPr>
                      <w:b w:val="1"/>
                      <w:color w:val="000000"/>
                      <w:sz w:val="20"/>
                      <w:szCs w:val="20"/>
                      <w:vertAlign w:val="baseline"/>
                      <w:rtl w:val="0"/>
                    </w:rPr>
                    <w:t xml:space="preserve">Debe</w:t>
                  </w:r>
                  <w:r w:rsidDel="00000000" w:rsidR="00000000" w:rsidRPr="00000000">
                    <w:rPr>
                      <w:rtl w:val="0"/>
                    </w:rPr>
                  </w:r>
                </w:p>
              </w:tc>
              <w:tc>
                <w:tcPr>
                  <w:tcBorders>
                    <w:top w:color="a5a5a5" w:space="0" w:sz="4" w:val="single"/>
                    <w:left w:color="000000" w:space="0" w:sz="0" w:val="nil"/>
                    <w:bottom w:color="a5a5a5" w:space="0" w:sz="4" w:val="single"/>
                    <w:right w:color="a5a5a5" w:space="0" w:sz="4" w:val="single"/>
                  </w:tcBorders>
                  <w:shd w:fill="a5a5a5" w:val="clear"/>
                  <w:vAlign w:val="top"/>
                </w:tcPr>
                <w:p w:rsidR="00000000" w:rsidDel="00000000" w:rsidP="00000000" w:rsidRDefault="00000000" w:rsidRPr="00000000" w14:paraId="00000666">
                  <w:pPr>
                    <w:jc w:val="center"/>
                    <w:rPr>
                      <w:b w:val="0"/>
                      <w:color w:val="000000"/>
                      <w:sz w:val="20"/>
                      <w:szCs w:val="20"/>
                      <w:vertAlign w:val="baseline"/>
                    </w:rPr>
                  </w:pPr>
                  <w:r w:rsidDel="00000000" w:rsidR="00000000" w:rsidRPr="00000000">
                    <w:rPr>
                      <w:b w:val="1"/>
                      <w:color w:val="000000"/>
                      <w:sz w:val="20"/>
                      <w:szCs w:val="20"/>
                      <w:vertAlign w:val="baseline"/>
                      <w:rtl w:val="0"/>
                    </w:rPr>
                    <w:t xml:space="preserve">Haber</w:t>
                  </w:r>
                  <w:r w:rsidDel="00000000" w:rsidR="00000000" w:rsidRPr="00000000">
                    <w:rPr>
                      <w:rtl w:val="0"/>
                    </w:rPr>
                  </w:r>
                </w:p>
              </w:tc>
            </w:tr>
            <w:tr>
              <w:tc>
                <w:tcPr>
                  <w:shd w:fill="ededed" w:val="clear"/>
                  <w:vAlign w:val="top"/>
                </w:tcPr>
                <w:p w:rsidR="00000000" w:rsidDel="00000000" w:rsidP="00000000" w:rsidRDefault="00000000" w:rsidRPr="00000000" w14:paraId="00000667">
                  <w:pPr>
                    <w:jc w:val="both"/>
                    <w:rPr>
                      <w:b w:val="0"/>
                      <w:color w:val="000000"/>
                      <w:sz w:val="20"/>
                      <w:szCs w:val="20"/>
                      <w:vertAlign w:val="baseline"/>
                    </w:rPr>
                  </w:pPr>
                  <w:r w:rsidDel="00000000" w:rsidR="00000000" w:rsidRPr="00000000">
                    <w:rPr>
                      <w:b w:val="1"/>
                      <w:color w:val="000000"/>
                      <w:sz w:val="20"/>
                      <w:szCs w:val="20"/>
                      <w:vertAlign w:val="baseline"/>
                      <w:rtl w:val="0"/>
                    </w:rPr>
                    <w:t xml:space="preserve">Gasto por pérdida</w:t>
                  </w:r>
                  <w:r w:rsidDel="00000000" w:rsidR="00000000" w:rsidRPr="00000000">
                    <w:rPr>
                      <w:rtl w:val="0"/>
                    </w:rPr>
                  </w:r>
                </w:p>
              </w:tc>
              <w:tc>
                <w:tcPr>
                  <w:shd w:fill="ededed" w:val="clear"/>
                  <w:vAlign w:val="top"/>
                </w:tcPr>
                <w:p w:rsidR="00000000" w:rsidDel="00000000" w:rsidP="00000000" w:rsidRDefault="00000000" w:rsidRPr="00000000" w14:paraId="00000668">
                  <w:pPr>
                    <w:jc w:val="both"/>
                    <w:rPr>
                      <w:color w:val="000000"/>
                      <w:sz w:val="20"/>
                      <w:szCs w:val="20"/>
                      <w:vertAlign w:val="baseline"/>
                    </w:rPr>
                  </w:pPr>
                  <w:r w:rsidDel="00000000" w:rsidR="00000000" w:rsidRPr="00000000">
                    <w:rPr>
                      <w:color w:val="000000"/>
                      <w:sz w:val="20"/>
                      <w:szCs w:val="20"/>
                      <w:vertAlign w:val="baseline"/>
                      <w:rtl w:val="0"/>
                    </w:rPr>
                    <w:t xml:space="preserve">       $ 300.000</w:t>
                  </w:r>
                </w:p>
              </w:tc>
              <w:tc>
                <w:tcPr>
                  <w:shd w:fill="ededed" w:val="clear"/>
                  <w:vAlign w:val="top"/>
                </w:tcPr>
                <w:p w:rsidR="00000000" w:rsidDel="00000000" w:rsidP="00000000" w:rsidRDefault="00000000" w:rsidRPr="00000000" w14:paraId="00000669">
                  <w:pPr>
                    <w:jc w:val="both"/>
                    <w:rPr>
                      <w:color w:val="000000"/>
                      <w:sz w:val="20"/>
                      <w:szCs w:val="20"/>
                      <w:vertAlign w:val="baseline"/>
                    </w:rPr>
                  </w:pPr>
                  <w:r w:rsidDel="00000000" w:rsidR="00000000" w:rsidRPr="00000000">
                    <w:rPr>
                      <w:rtl w:val="0"/>
                    </w:rPr>
                  </w:r>
                </w:p>
              </w:tc>
            </w:tr>
            <w:tr>
              <w:tc>
                <w:tcPr>
                  <w:shd w:fill="ededed" w:val="clear"/>
                  <w:vAlign w:val="top"/>
                </w:tcPr>
                <w:p w:rsidR="00000000" w:rsidDel="00000000" w:rsidP="00000000" w:rsidRDefault="00000000" w:rsidRPr="00000000" w14:paraId="0000066A">
                  <w:pPr>
                    <w:jc w:val="both"/>
                    <w:rPr>
                      <w:b w:val="0"/>
                      <w:color w:val="000000"/>
                      <w:sz w:val="20"/>
                      <w:szCs w:val="20"/>
                      <w:vertAlign w:val="baseline"/>
                    </w:rPr>
                  </w:pPr>
                  <w:r w:rsidDel="00000000" w:rsidR="00000000" w:rsidRPr="00000000">
                    <w:rPr>
                      <w:b w:val="1"/>
                      <w:color w:val="000000"/>
                      <w:sz w:val="20"/>
                      <w:szCs w:val="20"/>
                      <w:vertAlign w:val="baseline"/>
                      <w:rtl w:val="0"/>
                    </w:rPr>
                    <w:t xml:space="preserve">Activos financieros (acciones)</w:t>
                  </w:r>
                  <w:r w:rsidDel="00000000" w:rsidR="00000000" w:rsidRPr="00000000">
                    <w:rPr>
                      <w:rtl w:val="0"/>
                    </w:rPr>
                  </w:r>
                </w:p>
              </w:tc>
              <w:tc>
                <w:tcPr>
                  <w:shd w:fill="ededed" w:val="clear"/>
                  <w:vAlign w:val="top"/>
                </w:tcPr>
                <w:p w:rsidR="00000000" w:rsidDel="00000000" w:rsidP="00000000" w:rsidRDefault="00000000" w:rsidRPr="00000000" w14:paraId="0000066B">
                  <w:pPr>
                    <w:jc w:val="both"/>
                    <w:rPr>
                      <w:color w:val="000000"/>
                      <w:sz w:val="20"/>
                      <w:szCs w:val="20"/>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66C">
                  <w:pPr>
                    <w:jc w:val="both"/>
                    <w:rPr>
                      <w:color w:val="000000"/>
                      <w:sz w:val="20"/>
                      <w:szCs w:val="20"/>
                      <w:vertAlign w:val="baseline"/>
                    </w:rPr>
                  </w:pPr>
                  <w:r w:rsidDel="00000000" w:rsidR="00000000" w:rsidRPr="00000000">
                    <w:rPr>
                      <w:color w:val="000000"/>
                      <w:sz w:val="20"/>
                      <w:szCs w:val="20"/>
                      <w:vertAlign w:val="baseline"/>
                      <w:rtl w:val="0"/>
                    </w:rPr>
                    <w:t xml:space="preserve">       $   300.000</w:t>
                  </w:r>
                </w:p>
              </w:tc>
            </w:tr>
            <w:tr>
              <w:tc>
                <w:tcPr>
                  <w:vAlign w:val="top"/>
                </w:tcPr>
                <w:p w:rsidR="00000000" w:rsidDel="00000000" w:rsidP="00000000" w:rsidRDefault="00000000" w:rsidRPr="00000000" w14:paraId="0000066D">
                  <w:pPr>
                    <w:jc w:val="both"/>
                    <w:rPr>
                      <w:b w:val="0"/>
                      <w:color w:val="000000"/>
                      <w:sz w:val="20"/>
                      <w:szCs w:val="20"/>
                      <w:vertAlign w:val="baseline"/>
                    </w:rPr>
                  </w:pPr>
                  <w:r w:rsidDel="00000000" w:rsidR="00000000" w:rsidRPr="00000000">
                    <w:rPr>
                      <w:b w:val="1"/>
                      <w:color w:val="000000"/>
                      <w:sz w:val="20"/>
                      <w:szCs w:val="20"/>
                      <w:vertAlign w:val="baseline"/>
                      <w:rtl w:val="0"/>
                    </w:rPr>
                    <w:t xml:space="preserve">Total</w:t>
                  </w:r>
                  <w:r w:rsidDel="00000000" w:rsidR="00000000" w:rsidRPr="00000000">
                    <w:rPr>
                      <w:rtl w:val="0"/>
                    </w:rPr>
                  </w:r>
                </w:p>
              </w:tc>
              <w:tc>
                <w:tcPr>
                  <w:vAlign w:val="top"/>
                </w:tcPr>
                <w:p w:rsidR="00000000" w:rsidDel="00000000" w:rsidP="00000000" w:rsidRDefault="00000000" w:rsidRPr="00000000" w14:paraId="0000066E">
                  <w:pPr>
                    <w:jc w:val="both"/>
                    <w:rPr>
                      <w:color w:val="000000"/>
                      <w:sz w:val="20"/>
                      <w:szCs w:val="20"/>
                      <w:vertAlign w:val="baseline"/>
                    </w:rPr>
                  </w:pPr>
                  <w:r w:rsidDel="00000000" w:rsidR="00000000" w:rsidRPr="00000000">
                    <w:rPr>
                      <w:color w:val="000000"/>
                      <w:sz w:val="20"/>
                      <w:szCs w:val="20"/>
                      <w:vertAlign w:val="baseline"/>
                      <w:rtl w:val="0"/>
                    </w:rPr>
                    <w:t xml:space="preserve">       $ 300.000</w:t>
                  </w:r>
                </w:p>
              </w:tc>
              <w:tc>
                <w:tcPr>
                  <w:vAlign w:val="top"/>
                </w:tcPr>
                <w:p w:rsidR="00000000" w:rsidDel="00000000" w:rsidP="00000000" w:rsidRDefault="00000000" w:rsidRPr="00000000" w14:paraId="0000066F">
                  <w:pPr>
                    <w:jc w:val="both"/>
                    <w:rPr>
                      <w:color w:val="000000"/>
                      <w:sz w:val="20"/>
                      <w:szCs w:val="20"/>
                      <w:vertAlign w:val="baseline"/>
                    </w:rPr>
                  </w:pPr>
                  <w:r w:rsidDel="00000000" w:rsidR="00000000" w:rsidRPr="00000000">
                    <w:rPr>
                      <w:color w:val="000000"/>
                      <w:sz w:val="20"/>
                      <w:szCs w:val="20"/>
                      <w:vertAlign w:val="baseline"/>
                      <w:rtl w:val="0"/>
                    </w:rPr>
                    <w:t xml:space="preserve">       $ 300.000</w:t>
                  </w:r>
                </w:p>
              </w:tc>
            </w:tr>
          </w:tbl>
          <w:p w:rsidR="00000000" w:rsidDel="00000000" w:rsidP="00000000" w:rsidRDefault="00000000" w:rsidRPr="00000000" w14:paraId="00000670">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b w:val="1"/>
                <w:sz w:val="20"/>
                <w:szCs w:val="20"/>
                <w:highlight w:val="yellow"/>
                <w:vertAlign w:val="baseline"/>
                <w:rtl w:val="0"/>
              </w:rPr>
              <w:t xml:space="preserve">(P4)</w:t>
            </w:r>
            <w:r w:rsidDel="00000000" w:rsidR="00000000" w:rsidRPr="00000000">
              <w:rPr>
                <w:b w:val="1"/>
                <w:sz w:val="20"/>
                <w:szCs w:val="20"/>
                <w:vertAlign w:val="baseline"/>
                <w:rtl w:val="0"/>
              </w:rPr>
              <w:t xml:space="preserve"> </w:t>
            </w:r>
            <w:r w:rsidDel="00000000" w:rsidR="00000000" w:rsidRPr="00000000">
              <w:rPr>
                <w:sz w:val="20"/>
                <w:szCs w:val="20"/>
                <w:vertAlign w:val="baseline"/>
                <w:rtl w:val="0"/>
              </w:rPr>
              <w:t xml:space="preserve">Esta Norma proporciona los criterios de aplicación del valor razonable que se utilizan en el reconocimiento y medición de hechos </w:t>
            </w:r>
            <w:r w:rsidDel="00000000" w:rsidR="00000000" w:rsidRPr="00000000">
              <w:rPr>
                <w:color w:val="000000"/>
                <w:sz w:val="20"/>
                <w:szCs w:val="20"/>
                <w:vertAlign w:val="baseline"/>
                <w:rtl w:val="0"/>
              </w:rPr>
              <w:t xml:space="preserve">económicos.  Los invito a ampliar la información revisando la Norma internacional de Contabilidad número trece (NIIF 13) - “</w:t>
            </w:r>
            <w:r w:rsidDel="00000000" w:rsidR="00000000" w:rsidRPr="00000000">
              <w:rPr>
                <w:b w:val="1"/>
                <w:color w:val="000000"/>
                <w:sz w:val="20"/>
                <w:szCs w:val="20"/>
                <w:vertAlign w:val="baseline"/>
                <w:rtl w:val="0"/>
              </w:rPr>
              <w:t xml:space="preserve">Medición del valor razonable</w:t>
            </w:r>
            <w:r w:rsidDel="00000000" w:rsidR="00000000" w:rsidRPr="00000000">
              <w:rPr>
                <w:color w:val="000000"/>
                <w:sz w:val="20"/>
                <w:szCs w:val="20"/>
                <w:highlight w:val="white"/>
                <w:vertAlign w:val="baseline"/>
                <w:rtl w:val="0"/>
              </w:rPr>
              <w:t xml:space="preserve">” en el siguiente enlace:</w:t>
            </w:r>
            <w:r w:rsidDel="00000000" w:rsidR="00000000" w:rsidRPr="00000000">
              <w:rPr>
                <w:rtl w:val="0"/>
              </w:rPr>
            </w:r>
          </w:p>
          <w:p w:rsidR="00000000" w:rsidDel="00000000" w:rsidP="00000000" w:rsidRDefault="00000000" w:rsidRPr="00000000" w14:paraId="00000671">
            <w:pPr>
              <w:jc w:val="both"/>
              <w:rPr>
                <w:color w:val="7f7f7f"/>
                <w:sz w:val="20"/>
                <w:szCs w:val="20"/>
                <w:highlight w:val="white"/>
                <w:vertAlign w:val="baseline"/>
              </w:rPr>
            </w:pPr>
            <w:r w:rsidDel="00000000" w:rsidR="00000000" w:rsidRPr="00000000">
              <w:rPr>
                <w:rtl w:val="0"/>
              </w:rPr>
            </w:r>
          </w:p>
          <w:p w:rsidR="00000000" w:rsidDel="00000000" w:rsidP="00000000" w:rsidRDefault="00000000" w:rsidRPr="00000000" w14:paraId="00000672">
            <w:pPr>
              <w:shd w:fill="ffffff" w:val="clear"/>
              <w:ind w:left="432" w:hanging="425"/>
              <w:rPr>
                <w:b w:val="0"/>
                <w:sz w:val="20"/>
                <w:szCs w:val="20"/>
                <w:vertAlign w:val="baseline"/>
              </w:rPr>
            </w:pPr>
            <w:r w:rsidDel="00000000" w:rsidR="00000000" w:rsidRPr="00000000">
              <w:rPr>
                <w:sz w:val="20"/>
                <w:szCs w:val="20"/>
                <w:vertAlign w:val="baseline"/>
                <w:rtl w:val="0"/>
              </w:rPr>
              <w:t xml:space="preserve">Consejo Técnico de la Contaduría Pública (CTCP) (2020, 5 de noviembre) Norma Internacional de Información Financiera 13 Medición del Valor Razonable. </w:t>
            </w:r>
            <w:hyperlink r:id="rId80">
              <w:r w:rsidDel="00000000" w:rsidR="00000000" w:rsidRPr="00000000">
                <w:rPr>
                  <w:color w:val="0000ff"/>
                  <w:sz w:val="20"/>
                  <w:szCs w:val="20"/>
                  <w:u w:val="single"/>
                  <w:vertAlign w:val="baseline"/>
                  <w:rtl w:val="0"/>
                </w:rPr>
                <w:t xml:space="preserve">https://www.ctcp.gov.co/proyectos/contabilidad-e-informacion-financiera/documentos-organismos-internacionales/compilacion-marcos-tecnicos-de-informacion-financi/1534363802-6328</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73">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highlight w:val="yellow"/>
                <w:vertAlign w:val="baseline"/>
                <w:rtl w:val="0"/>
              </w:rPr>
              <w:t xml:space="preserve">(P1)</w:t>
            </w:r>
            <w:r w:rsidDel="00000000" w:rsidR="00000000" w:rsidRPr="00000000">
              <w:rPr>
                <w:color w:val="000000"/>
                <w:sz w:val="20"/>
                <w:szCs w:val="20"/>
                <w:vertAlign w:val="baseline"/>
                <w:rtl w:val="0"/>
              </w:rPr>
              <w:t xml:space="preserve"> </w:t>
            </w:r>
          </w:p>
          <w:p w:rsidR="00000000" w:rsidDel="00000000" w:rsidP="00000000" w:rsidRDefault="00000000" w:rsidRPr="00000000" w14:paraId="00000674">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b w:val="1"/>
                <w:color w:val="000000"/>
                <w:sz w:val="20"/>
                <w:szCs w:val="20"/>
                <w:vertAlign w:val="baseline"/>
                <w:rtl w:val="0"/>
              </w:rPr>
              <w:t xml:space="preserve">NORMA INTERNACIONAL DE INFORMACIÓN FINANCIERA (NIIF) 13- MEDICIÓN DEL VALOR RAZONABLE.</w:t>
            </w:r>
            <w:r w:rsidDel="00000000" w:rsidR="00000000" w:rsidRPr="00000000">
              <w:rPr>
                <w:rtl w:val="0"/>
              </w:rPr>
            </w:r>
          </w:p>
          <w:p w:rsidR="00000000" w:rsidDel="00000000" w:rsidP="00000000" w:rsidRDefault="00000000" w:rsidRPr="00000000" w14:paraId="00000675">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76">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sz w:val="20"/>
                <w:szCs w:val="20"/>
                <w:vertAlign w:val="baseline"/>
                <w:rtl w:val="0"/>
              </w:rPr>
              <w:t xml:space="preserve">Para el tema 2, “</w:t>
            </w:r>
            <w:r w:rsidDel="00000000" w:rsidR="00000000" w:rsidRPr="00000000">
              <w:rPr>
                <w:color w:val="000000"/>
                <w:sz w:val="20"/>
                <w:szCs w:val="20"/>
                <w:vertAlign w:val="baseline"/>
                <w:rtl w:val="0"/>
              </w:rPr>
              <w:t xml:space="preserve">Norma internacional de información financiera (NIIF) 13- medición del valor razonable”, </w:t>
            </w:r>
            <w:r w:rsidDel="00000000" w:rsidR="00000000" w:rsidRPr="00000000">
              <w:rPr>
                <w:sz w:val="20"/>
                <w:szCs w:val="20"/>
                <w:vertAlign w:val="baseline"/>
                <w:rtl w:val="0"/>
              </w:rPr>
              <w:t xml:space="preserve">se trabaja el siguiente esquema gráfico. Se incorpora el título en negrilla </w:t>
            </w:r>
            <w:r w:rsidDel="00000000" w:rsidR="00000000" w:rsidRPr="00000000">
              <w:rPr>
                <w:b w:val="1"/>
                <w:sz w:val="20"/>
                <w:szCs w:val="20"/>
                <w:vertAlign w:val="baseline"/>
                <w:rtl w:val="0"/>
              </w:rPr>
              <w:t xml:space="preserve">“</w:t>
            </w:r>
            <w:r w:rsidDel="00000000" w:rsidR="00000000" w:rsidRPr="00000000">
              <w:rPr>
                <w:b w:val="1"/>
                <w:color w:val="000000"/>
                <w:sz w:val="20"/>
                <w:szCs w:val="20"/>
                <w:vertAlign w:val="baseline"/>
                <w:rtl w:val="0"/>
              </w:rPr>
              <w:t xml:space="preserve">Norma internacional de información financiera (NIIF) 13- medición del valor razonable”.</w:t>
            </w:r>
            <w:r w:rsidDel="00000000" w:rsidR="00000000" w:rsidRPr="00000000">
              <w:rPr>
                <w:rtl w:val="0"/>
              </w:rPr>
            </w:r>
          </w:p>
          <w:p w:rsidR="00000000" w:rsidDel="00000000" w:rsidP="00000000" w:rsidRDefault="00000000" w:rsidRPr="00000000" w14:paraId="00000677">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678">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color w:val="000000"/>
                <w:sz w:val="20"/>
                <w:szCs w:val="20"/>
                <w:vertAlign w:val="baseline"/>
                <w:rtl w:val="0"/>
              </w:rPr>
              <w:t xml:space="preserve">Posteriormente va el subtítulo “</w:t>
            </w:r>
            <w:r w:rsidDel="00000000" w:rsidR="00000000" w:rsidRPr="00000000">
              <w:rPr>
                <w:b w:val="1"/>
                <w:color w:val="000000"/>
                <w:sz w:val="20"/>
                <w:szCs w:val="20"/>
                <w:vertAlign w:val="baseline"/>
                <w:rtl w:val="0"/>
              </w:rPr>
              <w:t xml:space="preserve">Objetivo</w:t>
            </w:r>
            <w:r w:rsidDel="00000000" w:rsidR="00000000" w:rsidRPr="00000000">
              <w:rPr>
                <w:color w:val="000000"/>
                <w:sz w:val="20"/>
                <w:szCs w:val="20"/>
                <w:vertAlign w:val="baseline"/>
                <w:rtl w:val="0"/>
              </w:rPr>
              <w:t xml:space="preserve">” en negrilla y se relacionan los párrafos enumerados del 1 al 4, estos se presentan de forma secuencial a lo largo de la lectura.</w:t>
            </w:r>
            <w:r w:rsidDel="00000000" w:rsidR="00000000" w:rsidRPr="00000000">
              <w:rPr>
                <w:rtl w:val="0"/>
              </w:rPr>
            </w:r>
          </w:p>
          <w:p w:rsidR="00000000" w:rsidDel="00000000" w:rsidP="00000000" w:rsidRDefault="00000000" w:rsidRPr="00000000" w14:paraId="00000679">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7A">
            <w:pPr>
              <w:pBdr>
                <w:top w:space="0" w:sz="0" w:val="nil"/>
                <w:left w:space="0" w:sz="0" w:val="nil"/>
                <w:bottom w:space="0" w:sz="0" w:val="nil"/>
                <w:right w:space="0" w:sz="0" w:val="nil"/>
                <w:between w:space="0" w:sz="0" w:val="nil"/>
              </w:pBdr>
              <w:jc w:val="center"/>
              <w:rPr>
                <w:sz w:val="20"/>
                <w:szCs w:val="20"/>
                <w:vertAlign w:val="baseline"/>
              </w:rPr>
            </w:pPr>
            <w:r w:rsidDel="00000000" w:rsidR="00000000" w:rsidRPr="00000000">
              <w:rPr>
                <w:sz w:val="20"/>
                <w:szCs w:val="20"/>
                <w:vertAlign w:val="baseline"/>
              </w:rPr>
              <w:drawing>
                <wp:inline distB="0" distT="0" distL="114300" distR="114300">
                  <wp:extent cx="2578735" cy="1253490"/>
                  <wp:effectExtent b="0" l="0" r="0" t="0"/>
                  <wp:docPr descr="Vector infographic label template with icons. 6 options or steps. Infographics for business concept. Can be used for info graphics, flow charts, presentations, web sites, banners, printed materials." id="1089" name="image5.jpg"/>
                  <a:graphic>
                    <a:graphicData uri="http://schemas.openxmlformats.org/drawingml/2006/picture">
                      <pic:pic>
                        <pic:nvPicPr>
                          <pic:cNvPr descr="Vector infographic label template with icons. 6 options or steps. Infographics for business concept. Can be used for info graphics, flow charts, presentations, web sites, banners, printed materials." id="0" name="image5.jpg"/>
                          <pic:cNvPicPr preferRelativeResize="0"/>
                        </pic:nvPicPr>
                        <pic:blipFill>
                          <a:blip r:embed="rId81"/>
                          <a:srcRect b="0" l="0" r="0" t="0"/>
                          <a:stretch>
                            <a:fillRect/>
                          </a:stretch>
                        </pic:blipFill>
                        <pic:spPr>
                          <a:xfrm>
                            <a:off x="0" y="0"/>
                            <a:ext cx="2578735" cy="1253490"/>
                          </a:xfrm>
                          <a:prstGeom prst="rect"/>
                          <a:ln/>
                        </pic:spPr>
                      </pic:pic>
                    </a:graphicData>
                  </a:graphic>
                </wp:inline>
              </w:drawing>
            </w:r>
            <w:r w:rsidDel="00000000" w:rsidR="00000000" w:rsidRPr="00000000">
              <w:rPr>
                <w:rtl w:val="0"/>
              </w:rPr>
            </w:r>
          </w:p>
          <w:p w:rsidR="00000000" w:rsidDel="00000000" w:rsidP="00000000" w:rsidRDefault="00000000" w:rsidRPr="00000000" w14:paraId="0000067B">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7C">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sz w:val="20"/>
                <w:szCs w:val="20"/>
                <w:vertAlign w:val="baseline"/>
                <w:rtl w:val="0"/>
              </w:rPr>
              <w:t xml:space="preserve">Dar clic para ver </w:t>
            </w:r>
            <w:hyperlink r:id="rId82">
              <w:r w:rsidDel="00000000" w:rsidR="00000000" w:rsidRPr="00000000">
                <w:rPr>
                  <w:color w:val="0000ff"/>
                  <w:sz w:val="20"/>
                  <w:szCs w:val="20"/>
                  <w:u w:val="single"/>
                  <w:vertAlign w:val="baseline"/>
                  <w:rtl w:val="0"/>
                </w:rPr>
                <w:t xml:space="preserve">Imagen</w:t>
              </w:r>
            </w:hyperlink>
            <w:r w:rsidDel="00000000" w:rsidR="00000000" w:rsidRPr="00000000">
              <w:rPr>
                <w:rtl w:val="0"/>
              </w:rPr>
            </w:r>
          </w:p>
          <w:p w:rsidR="00000000" w:rsidDel="00000000" w:rsidP="00000000" w:rsidRDefault="00000000" w:rsidRPr="00000000" w14:paraId="0000067D">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7E">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7F">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80">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81">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82">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83">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84">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85">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86">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87">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88">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89">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8A">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8B">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8C">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8D">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8E">
            <w:pPr>
              <w:jc w:val="both"/>
              <w:rPr>
                <w:sz w:val="20"/>
                <w:szCs w:val="20"/>
                <w:vertAlign w:val="baseline"/>
              </w:rPr>
            </w:pPr>
            <w:r w:rsidDel="00000000" w:rsidR="00000000" w:rsidRPr="00000000">
              <w:rPr>
                <w:sz w:val="20"/>
                <w:szCs w:val="20"/>
                <w:highlight w:val="yellow"/>
                <w:vertAlign w:val="baseline"/>
                <w:rtl w:val="0"/>
              </w:rPr>
              <w:t xml:space="preserve">(P2)</w:t>
            </w:r>
            <w:r w:rsidDel="00000000" w:rsidR="00000000" w:rsidRPr="00000000">
              <w:rPr>
                <w:rtl w:val="0"/>
              </w:rPr>
            </w:r>
          </w:p>
          <w:p w:rsidR="00000000" w:rsidDel="00000000" w:rsidP="00000000" w:rsidRDefault="00000000" w:rsidRPr="00000000" w14:paraId="0000068F">
            <w:pPr>
              <w:jc w:val="both"/>
              <w:rPr>
                <w:b w:val="0"/>
                <w:sz w:val="20"/>
                <w:szCs w:val="20"/>
                <w:vertAlign w:val="baseline"/>
              </w:rPr>
            </w:pPr>
            <w:r w:rsidDel="00000000" w:rsidR="00000000" w:rsidRPr="00000000">
              <w:rPr>
                <w:b w:val="1"/>
                <w:sz w:val="20"/>
                <w:szCs w:val="20"/>
                <w:vertAlign w:val="baseline"/>
                <w:rtl w:val="0"/>
              </w:rPr>
              <w:t xml:space="preserve">ALCANCE.</w:t>
            </w:r>
            <w:r w:rsidDel="00000000" w:rsidR="00000000" w:rsidRPr="00000000">
              <w:rPr>
                <w:rtl w:val="0"/>
              </w:rPr>
            </w:r>
          </w:p>
          <w:p w:rsidR="00000000" w:rsidDel="00000000" w:rsidP="00000000" w:rsidRDefault="00000000" w:rsidRPr="00000000" w14:paraId="00000690">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sz w:val="20"/>
                <w:szCs w:val="20"/>
                <w:vertAlign w:val="baseline"/>
                <w:rtl w:val="0"/>
              </w:rPr>
              <w:t xml:space="preserve">Continuamos con el esquema gráfico y se relaciona el subtítulo “</w:t>
            </w:r>
            <w:r w:rsidDel="00000000" w:rsidR="00000000" w:rsidRPr="00000000">
              <w:rPr>
                <w:b w:val="1"/>
                <w:sz w:val="20"/>
                <w:szCs w:val="20"/>
                <w:vertAlign w:val="baseline"/>
                <w:rtl w:val="0"/>
              </w:rPr>
              <w:t xml:space="preserve">alcance”</w:t>
            </w:r>
            <w:r w:rsidDel="00000000" w:rsidR="00000000" w:rsidRPr="00000000">
              <w:rPr>
                <w:sz w:val="20"/>
                <w:szCs w:val="20"/>
                <w:vertAlign w:val="baseline"/>
                <w:rtl w:val="0"/>
              </w:rPr>
              <w:t xml:space="preserve"> </w:t>
            </w:r>
            <w:r w:rsidDel="00000000" w:rsidR="00000000" w:rsidRPr="00000000">
              <w:rPr>
                <w:color w:val="000000"/>
                <w:sz w:val="20"/>
                <w:szCs w:val="20"/>
                <w:vertAlign w:val="baseline"/>
                <w:rtl w:val="0"/>
              </w:rPr>
              <w:t xml:space="preserve">en negrilla y se relacionan los párrafos enumerados del 5 al 8, estos se presentan de forma secuencial a lo largo de la lectura.</w:t>
            </w:r>
          </w:p>
          <w:p w:rsidR="00000000" w:rsidDel="00000000" w:rsidP="00000000" w:rsidRDefault="00000000" w:rsidRPr="00000000" w14:paraId="00000691">
            <w:pPr>
              <w:pBdr>
                <w:top w:space="0" w:sz="0" w:val="nil"/>
                <w:left w:space="0" w:sz="0" w:val="nil"/>
                <w:bottom w:space="0" w:sz="0" w:val="nil"/>
                <w:right w:space="0" w:sz="0" w:val="nil"/>
                <w:between w:space="0" w:sz="0" w:val="nil"/>
              </w:pBdr>
              <w:jc w:val="center"/>
              <w:rPr>
                <w:sz w:val="20"/>
                <w:szCs w:val="20"/>
                <w:vertAlign w:val="baseline"/>
              </w:rPr>
            </w:pPr>
            <w:r w:rsidDel="00000000" w:rsidR="00000000" w:rsidRPr="00000000">
              <w:rPr>
                <w:sz w:val="20"/>
                <w:szCs w:val="20"/>
                <w:vertAlign w:val="baseline"/>
              </w:rPr>
              <w:drawing>
                <wp:inline distB="0" distT="0" distL="114300" distR="114300">
                  <wp:extent cx="2578735" cy="1434465"/>
                  <wp:effectExtent b="0" l="0" r="0" t="0"/>
                  <wp:docPr descr="Vector infographic label template with icons. 6 options or steps. Infographics for business concept. Can be used for info graphics, flow charts, presentations, web sites, banners, printed materials." id="1090" name="image5.jpg"/>
                  <a:graphic>
                    <a:graphicData uri="http://schemas.openxmlformats.org/drawingml/2006/picture">
                      <pic:pic>
                        <pic:nvPicPr>
                          <pic:cNvPr descr="Vector infographic label template with icons. 6 options or steps. Infographics for business concept. Can be used for info graphics, flow charts, presentations, web sites, banners, printed materials." id="0" name="image5.jpg"/>
                          <pic:cNvPicPr preferRelativeResize="0"/>
                        </pic:nvPicPr>
                        <pic:blipFill>
                          <a:blip r:embed="rId81"/>
                          <a:srcRect b="0" l="0" r="0" t="0"/>
                          <a:stretch>
                            <a:fillRect/>
                          </a:stretch>
                        </pic:blipFill>
                        <pic:spPr>
                          <a:xfrm>
                            <a:off x="0" y="0"/>
                            <a:ext cx="2578735" cy="1434465"/>
                          </a:xfrm>
                          <a:prstGeom prst="rect"/>
                          <a:ln/>
                        </pic:spPr>
                      </pic:pic>
                    </a:graphicData>
                  </a:graphic>
                </wp:inline>
              </w:drawing>
            </w:r>
            <w:r w:rsidDel="00000000" w:rsidR="00000000" w:rsidRPr="00000000">
              <w:rPr>
                <w:rtl w:val="0"/>
              </w:rPr>
            </w:r>
          </w:p>
          <w:p w:rsidR="00000000" w:rsidDel="00000000" w:rsidP="00000000" w:rsidRDefault="00000000" w:rsidRPr="00000000" w14:paraId="00000692">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93">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sz w:val="20"/>
                <w:szCs w:val="20"/>
                <w:vertAlign w:val="baseline"/>
                <w:rtl w:val="0"/>
              </w:rPr>
              <w:t xml:space="preserve">Dar clic para ver </w:t>
            </w:r>
            <w:hyperlink r:id="rId83">
              <w:r w:rsidDel="00000000" w:rsidR="00000000" w:rsidRPr="00000000">
                <w:rPr>
                  <w:color w:val="0000ff"/>
                  <w:sz w:val="20"/>
                  <w:szCs w:val="20"/>
                  <w:u w:val="single"/>
                  <w:vertAlign w:val="baseline"/>
                  <w:rtl w:val="0"/>
                </w:rPr>
                <w:t xml:space="preserve">Imagen</w:t>
              </w:r>
            </w:hyperlink>
            <w:r w:rsidDel="00000000" w:rsidR="00000000" w:rsidRPr="00000000">
              <w:rPr>
                <w:rtl w:val="0"/>
              </w:rPr>
            </w:r>
          </w:p>
          <w:p w:rsidR="00000000" w:rsidDel="00000000" w:rsidP="00000000" w:rsidRDefault="00000000" w:rsidRPr="00000000" w14:paraId="00000694">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95">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96">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97">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98">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99">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9A">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9B">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9C">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9D">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9E">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9F">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A0">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A1">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A2">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A3">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A4">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A5">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A6">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A7">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A8">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A9">
            <w:pPr>
              <w:pBdr>
                <w:top w:space="0" w:sz="0" w:val="nil"/>
                <w:left w:space="0" w:sz="0" w:val="nil"/>
                <w:bottom w:space="0" w:sz="0" w:val="nil"/>
                <w:right w:space="0" w:sz="0" w:val="nil"/>
                <w:between w:space="0" w:sz="0" w:val="nil"/>
              </w:pBdr>
              <w:jc w:val="both"/>
              <w:rPr>
                <w:b w:val="0"/>
                <w:sz w:val="20"/>
                <w:szCs w:val="20"/>
                <w:vertAlign w:val="baseline"/>
              </w:rPr>
            </w:pPr>
            <w:r w:rsidDel="00000000" w:rsidR="00000000" w:rsidRPr="00000000">
              <w:rPr>
                <w:sz w:val="20"/>
                <w:szCs w:val="20"/>
                <w:highlight w:val="yellow"/>
                <w:vertAlign w:val="baseline"/>
                <w:rtl w:val="0"/>
              </w:rPr>
              <w:t xml:space="preserve">(P3)</w:t>
            </w:r>
            <w:r w:rsidDel="00000000" w:rsidR="00000000" w:rsidRPr="00000000">
              <w:rPr>
                <w:b w:val="1"/>
                <w:sz w:val="20"/>
                <w:szCs w:val="20"/>
                <w:vertAlign w:val="baseline"/>
                <w:rtl w:val="0"/>
              </w:rPr>
              <w:t xml:space="preserve"> </w:t>
            </w:r>
            <w:r w:rsidDel="00000000" w:rsidR="00000000" w:rsidRPr="00000000">
              <w:rPr>
                <w:rtl w:val="0"/>
              </w:rPr>
            </w:r>
          </w:p>
          <w:p w:rsidR="00000000" w:rsidDel="00000000" w:rsidP="00000000" w:rsidRDefault="00000000" w:rsidRPr="00000000" w14:paraId="000006AA">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Se sugiere que el ejemplo y las tablas que se encuentran en este punto aparezcan como una ventana emergente al momento de dar clic en la palabra </w:t>
            </w:r>
            <w:r w:rsidDel="00000000" w:rsidR="00000000" w:rsidRPr="00000000">
              <w:rPr>
                <w:b w:val="1"/>
                <w:color w:val="000000"/>
                <w:sz w:val="20"/>
                <w:szCs w:val="20"/>
                <w:vertAlign w:val="baseline"/>
                <w:rtl w:val="0"/>
              </w:rPr>
              <w:t xml:space="preserve">Ejemplo.</w:t>
            </w:r>
            <w:r w:rsidDel="00000000" w:rsidR="00000000" w:rsidRPr="00000000">
              <w:rPr>
                <w:rtl w:val="0"/>
              </w:rPr>
            </w:r>
          </w:p>
          <w:p w:rsidR="00000000" w:rsidDel="00000000" w:rsidP="00000000" w:rsidRDefault="00000000" w:rsidRPr="00000000" w14:paraId="000006AB">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AC">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AD">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AE">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AF">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B0">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B1">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B2">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B3">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B4">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B5">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B6">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B7">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B8">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B9">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BA">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BB">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BC">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BD">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BE">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BF">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C0">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C1">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C2">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C3">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C4">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C5">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C6">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C7">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C8">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6C9">
            <w:pPr>
              <w:pBdr>
                <w:top w:space="0" w:sz="0" w:val="nil"/>
                <w:left w:space="0" w:sz="0" w:val="nil"/>
                <w:bottom w:space="0" w:sz="0" w:val="nil"/>
                <w:right w:space="0" w:sz="0" w:val="nil"/>
                <w:between w:space="0" w:sz="0" w:val="nil"/>
              </w:pBdr>
              <w:jc w:val="both"/>
              <w:rPr>
                <w:b w:val="0"/>
                <w:sz w:val="20"/>
                <w:szCs w:val="20"/>
                <w:vertAlign w:val="baseline"/>
              </w:rPr>
            </w:pPr>
            <w:r w:rsidDel="00000000" w:rsidR="00000000" w:rsidRPr="00000000">
              <w:rPr>
                <w:sz w:val="20"/>
                <w:szCs w:val="20"/>
                <w:highlight w:val="yellow"/>
                <w:vertAlign w:val="baseline"/>
                <w:rtl w:val="0"/>
              </w:rPr>
              <w:t xml:space="preserve">(P4)</w:t>
            </w:r>
            <w:r w:rsidDel="00000000" w:rsidR="00000000" w:rsidRPr="00000000">
              <w:rPr>
                <w:b w:val="1"/>
                <w:sz w:val="20"/>
                <w:szCs w:val="20"/>
                <w:vertAlign w:val="baseline"/>
                <w:rtl w:val="0"/>
              </w:rPr>
              <w:t xml:space="preserve"> </w:t>
            </w:r>
            <w:r w:rsidDel="00000000" w:rsidR="00000000" w:rsidRPr="00000000">
              <w:rPr>
                <w:rtl w:val="0"/>
              </w:rPr>
            </w:r>
          </w:p>
          <w:p w:rsidR="00000000" w:rsidDel="00000000" w:rsidP="00000000" w:rsidRDefault="00000000" w:rsidRPr="00000000" w14:paraId="000006CA">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sz w:val="20"/>
                <w:szCs w:val="20"/>
                <w:vertAlign w:val="baseline"/>
                <w:rtl w:val="0"/>
              </w:rPr>
              <w:t xml:space="preserve">Para profundizar en la Norma Internacional, </w:t>
            </w:r>
            <w:r w:rsidDel="00000000" w:rsidR="00000000" w:rsidRPr="00000000">
              <w:rPr>
                <w:color w:val="000000"/>
                <w:sz w:val="20"/>
                <w:szCs w:val="20"/>
                <w:vertAlign w:val="baseline"/>
                <w:rtl w:val="0"/>
              </w:rPr>
              <w:t xml:space="preserve">se propone acceder a la siguiente página:</w:t>
            </w:r>
          </w:p>
          <w:p w:rsidR="00000000" w:rsidDel="00000000" w:rsidP="00000000" w:rsidRDefault="00000000" w:rsidRPr="00000000" w14:paraId="000006CB">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6CC">
            <w:pPr>
              <w:shd w:fill="ffffff" w:val="clear"/>
              <w:jc w:val="center"/>
              <w:rPr>
                <w:b w:val="0"/>
                <w:color w:val="1155cc"/>
                <w:sz w:val="20"/>
                <w:szCs w:val="20"/>
                <w:u w:val="single"/>
                <w:vertAlign w:val="baseline"/>
              </w:rPr>
            </w:pPr>
            <w:r w:rsidDel="00000000" w:rsidR="00000000" w:rsidRPr="00000000">
              <w:rPr>
                <w:color w:val="000000"/>
                <w:sz w:val="20"/>
                <w:szCs w:val="20"/>
                <w:vertAlign w:val="baseline"/>
              </w:rPr>
              <w:drawing>
                <wp:inline distB="0" distT="0" distL="114300" distR="114300">
                  <wp:extent cx="969645" cy="894715"/>
                  <wp:effectExtent b="0" l="0" r="0" t="0"/>
                  <wp:docPr descr="https://lh3.googleusercontent.com/woWgmAnqlTETRAPcCeV6zcEdoIh7guLgHI_b6MDKBe_BjsZtb8JwyKfgt_14Hy23-IEySOzLdZgM7rhJsN7SsJ8uDsCMQ6JGj1wZga1vyVINXPS3RJnts0H5ATHIOdKBGFf_B6A" id="1091" name="image7.png"/>
                  <a:graphic>
                    <a:graphicData uri="http://schemas.openxmlformats.org/drawingml/2006/picture">
                      <pic:pic>
                        <pic:nvPicPr>
                          <pic:cNvPr descr="https://lh3.googleusercontent.com/woWgmAnqlTETRAPcCeV6zcEdoIh7guLgHI_b6MDKBe_BjsZtb8JwyKfgt_14Hy23-IEySOzLdZgM7rhJsN7SsJ8uDsCMQ6JGj1wZga1vyVINXPS3RJnts0H5ATHIOdKBGFf_B6A" id="0" name="image7.png"/>
                          <pic:cNvPicPr preferRelativeResize="0"/>
                        </pic:nvPicPr>
                        <pic:blipFill>
                          <a:blip r:embed="rId78"/>
                          <a:srcRect b="0" l="0" r="0" t="0"/>
                          <a:stretch>
                            <a:fillRect/>
                          </a:stretch>
                        </pic:blipFill>
                        <pic:spPr>
                          <a:xfrm>
                            <a:off x="0" y="0"/>
                            <a:ext cx="969645" cy="894715"/>
                          </a:xfrm>
                          <a:prstGeom prst="rect"/>
                          <a:ln/>
                        </pic:spPr>
                      </pic:pic>
                    </a:graphicData>
                  </a:graphic>
                </wp:inline>
              </w:drawing>
            </w:r>
            <w:r w:rsidDel="00000000" w:rsidR="00000000" w:rsidRPr="00000000">
              <w:rPr>
                <w:rtl w:val="0"/>
              </w:rPr>
            </w:r>
          </w:p>
          <w:p w:rsidR="00000000" w:rsidDel="00000000" w:rsidP="00000000" w:rsidRDefault="00000000" w:rsidRPr="00000000" w14:paraId="000006CD">
            <w:pPr>
              <w:shd w:fill="ffffff" w:val="clear"/>
              <w:jc w:val="both"/>
              <w:rPr>
                <w:b w:val="0"/>
                <w:color w:val="1155cc"/>
                <w:sz w:val="20"/>
                <w:szCs w:val="20"/>
                <w:u w:val="single"/>
                <w:vertAlign w:val="baseline"/>
              </w:rPr>
            </w:pPr>
            <w:r w:rsidDel="00000000" w:rsidR="00000000" w:rsidRPr="00000000">
              <w:rPr>
                <w:rtl w:val="0"/>
              </w:rPr>
            </w:r>
          </w:p>
          <w:p w:rsidR="00000000" w:rsidDel="00000000" w:rsidP="00000000" w:rsidRDefault="00000000" w:rsidRPr="00000000" w14:paraId="000006CE">
            <w:pPr>
              <w:shd w:fill="ffffff" w:val="clear"/>
              <w:jc w:val="both"/>
              <w:rPr>
                <w:color w:val="000000"/>
                <w:sz w:val="20"/>
                <w:szCs w:val="20"/>
                <w:vertAlign w:val="baseline"/>
              </w:rPr>
            </w:pPr>
            <w:r w:rsidDel="00000000" w:rsidR="00000000" w:rsidRPr="00000000">
              <w:rPr>
                <w:color w:val="000000"/>
                <w:sz w:val="20"/>
                <w:szCs w:val="20"/>
                <w:vertAlign w:val="baseline"/>
                <w:rtl w:val="0"/>
              </w:rPr>
              <w:t xml:space="preserve">Dar clic para ver </w:t>
            </w:r>
            <w:hyperlink r:id="rId84">
              <w:r w:rsidDel="00000000" w:rsidR="00000000" w:rsidRPr="00000000">
                <w:rPr>
                  <w:color w:val="0000ff"/>
                  <w:sz w:val="20"/>
                  <w:szCs w:val="20"/>
                  <w:u w:val="single"/>
                  <w:vertAlign w:val="baseline"/>
                  <w:rtl w:val="0"/>
                </w:rPr>
                <w:t xml:space="preserve">Imagen</w:t>
              </w:r>
            </w:hyperlink>
            <w:r w:rsidDel="00000000" w:rsidR="00000000" w:rsidRPr="00000000">
              <w:rPr>
                <w:rtl w:val="0"/>
              </w:rPr>
            </w:r>
          </w:p>
          <w:p w:rsidR="00000000" w:rsidDel="00000000" w:rsidP="00000000" w:rsidRDefault="00000000" w:rsidRPr="00000000" w14:paraId="000006CF">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6D0">
            <w:pPr>
              <w:shd w:fill="ffffff" w:val="clear"/>
              <w:jc w:val="both"/>
              <w:rPr>
                <w:b w:val="0"/>
                <w:sz w:val="20"/>
                <w:szCs w:val="20"/>
                <w:vertAlign w:val="baseline"/>
              </w:rPr>
            </w:pPr>
            <w:r w:rsidDel="00000000" w:rsidR="00000000" w:rsidRPr="00000000">
              <w:rPr>
                <w:sz w:val="20"/>
                <w:szCs w:val="20"/>
                <w:vertAlign w:val="baseline"/>
                <w:rtl w:val="0"/>
              </w:rPr>
              <w:t xml:space="preserve">Vincular imagen con el siguiente enlace web:</w:t>
            </w:r>
            <w:r w:rsidDel="00000000" w:rsidR="00000000" w:rsidRPr="00000000">
              <w:rPr>
                <w:rtl w:val="0"/>
              </w:rPr>
            </w:r>
          </w:p>
          <w:p w:rsidR="00000000" w:rsidDel="00000000" w:rsidP="00000000" w:rsidRDefault="00000000" w:rsidRPr="00000000" w14:paraId="000006D1">
            <w:pPr>
              <w:jc w:val="both"/>
              <w:rPr>
                <w:sz w:val="20"/>
                <w:szCs w:val="20"/>
                <w:vertAlign w:val="baseline"/>
              </w:rPr>
            </w:pPr>
            <w:hyperlink r:id="rId85">
              <w:r w:rsidDel="00000000" w:rsidR="00000000" w:rsidRPr="00000000">
                <w:rPr>
                  <w:color w:val="0000ff"/>
                  <w:sz w:val="20"/>
                  <w:szCs w:val="20"/>
                  <w:u w:val="single"/>
                  <w:vertAlign w:val="baseline"/>
                  <w:rtl w:val="0"/>
                </w:rPr>
                <w:t xml:space="preserve">http://www.ctcp.gov.co/proyectos/contabilidad-e-informacion-financiera/documentos-organismos-internacionales/compilacion-marcos-tecnicos-de-informacion-financi/1534363802-6328</w:t>
              </w:r>
            </w:hyperlink>
            <w:r w:rsidDel="00000000" w:rsidR="00000000" w:rsidRPr="00000000">
              <w:fldChar w:fldCharType="begin"/>
              <w:instrText xml:space="preserve"> HYPERLINK "http://www.ctcp.gov.co/proyectos/contabilidad-e-informacion-financiera/documentos-organismos-internacionales/actualizacion-marco-tecnico-de-informacion-financi/1534450179-8780" </w:instrText>
              <w:fldChar w:fldCharType="separate"/>
            </w:r>
            <w:r w:rsidDel="00000000" w:rsidR="00000000" w:rsidRPr="00000000">
              <w:rPr>
                <w:rtl w:val="0"/>
              </w:rPr>
            </w:r>
          </w:p>
          <w:p w:rsidR="00000000" w:rsidDel="00000000" w:rsidP="00000000" w:rsidRDefault="00000000" w:rsidRPr="00000000" w14:paraId="000006D2">
            <w:pPr>
              <w:shd w:fill="ffffff" w:val="clear"/>
              <w:jc w:val="both"/>
              <w:rPr>
                <w:sz w:val="20"/>
                <w:szCs w:val="20"/>
                <w:vertAlign w:val="baseline"/>
              </w:rPr>
            </w:pPr>
            <w:r w:rsidDel="00000000" w:rsidR="00000000" w:rsidRPr="00000000">
              <w:fldChar w:fldCharType="end"/>
            </w:r>
            <w:r w:rsidDel="00000000" w:rsidR="00000000" w:rsidRPr="00000000">
              <w:rPr>
                <w:rtl w:val="0"/>
              </w:rPr>
            </w:r>
          </w:p>
          <w:p w:rsidR="00000000" w:rsidDel="00000000" w:rsidP="00000000" w:rsidRDefault="00000000" w:rsidRPr="00000000" w14:paraId="000006D3">
            <w:pPr>
              <w:jc w:val="both"/>
              <w:rPr>
                <w:sz w:val="20"/>
                <w:szCs w:val="20"/>
                <w:vertAlign w:val="baseline"/>
              </w:rPr>
            </w:pPr>
            <w:r w:rsidDel="00000000" w:rsidR="00000000" w:rsidRPr="00000000">
              <w:rPr>
                <w:rtl w:val="0"/>
              </w:rPr>
            </w:r>
          </w:p>
          <w:p w:rsidR="00000000" w:rsidDel="00000000" w:rsidP="00000000" w:rsidRDefault="00000000" w:rsidRPr="00000000" w14:paraId="000006D4">
            <w:pPr>
              <w:rPr>
                <w:b w:val="0"/>
                <w:sz w:val="20"/>
                <w:szCs w:val="20"/>
                <w:vertAlign w:val="baseline"/>
              </w:rPr>
            </w:pPr>
            <w:r w:rsidDel="00000000" w:rsidR="00000000" w:rsidRPr="00000000">
              <w:rPr>
                <w:rtl w:val="0"/>
              </w:rPr>
            </w:r>
          </w:p>
          <w:p w:rsidR="00000000" w:rsidDel="00000000" w:rsidP="00000000" w:rsidRDefault="00000000" w:rsidRPr="00000000" w14:paraId="000006D5">
            <w:pPr>
              <w:rPr>
                <w:b w:val="0"/>
                <w:sz w:val="20"/>
                <w:szCs w:val="20"/>
                <w:vertAlign w:val="baseline"/>
              </w:rPr>
            </w:pPr>
            <w:r w:rsidDel="00000000" w:rsidR="00000000" w:rsidRPr="00000000">
              <w:rPr>
                <w:rtl w:val="0"/>
              </w:rPr>
            </w:r>
          </w:p>
        </w:tc>
      </w:tr>
    </w:tbl>
    <w:p w:rsidR="00000000" w:rsidDel="00000000" w:rsidP="00000000" w:rsidRDefault="00000000" w:rsidRPr="00000000" w14:paraId="000006D6">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D7">
      <w:pPr>
        <w:spacing w:line="240" w:lineRule="auto"/>
        <w:rPr>
          <w:b w:val="0"/>
          <w:sz w:val="20"/>
          <w:szCs w:val="20"/>
          <w:vertAlign w:val="baseline"/>
        </w:rPr>
      </w:pPr>
      <w:r w:rsidDel="00000000" w:rsidR="00000000" w:rsidRPr="00000000">
        <w:rPr>
          <w:rtl w:val="0"/>
        </w:rPr>
      </w:r>
    </w:p>
    <w:tbl>
      <w:tblPr>
        <w:tblStyle w:val="Table23"/>
        <w:tblW w:w="10075.0" w:type="dxa"/>
        <w:jc w:val="left"/>
        <w:tblInd w:w="-25.0" w:type="dxa"/>
        <w:tblLayout w:type="fixed"/>
        <w:tblLook w:val="0000"/>
      </w:tblPr>
      <w:tblGrid>
        <w:gridCol w:w="1685"/>
        <w:gridCol w:w="1254"/>
        <w:gridCol w:w="7136"/>
        <w:tblGridChange w:id="0">
          <w:tblGrid>
            <w:gridCol w:w="1685"/>
            <w:gridCol w:w="1254"/>
            <w:gridCol w:w="7136"/>
          </w:tblGrid>
        </w:tblGridChange>
      </w:tblGrid>
      <w:tr>
        <w:trPr>
          <w:trHeight w:val="191" w:hRule="atLeast"/>
        </w:trPr>
        <w:tc>
          <w:tcPr>
            <w:tcBorders>
              <w:top w:color="000000" w:space="0" w:sz="12" w:val="single"/>
              <w:left w:color="000000" w:space="0" w:sz="12" w:val="single"/>
              <w:bottom w:color="000000" w:space="0" w:sz="12" w:val="single"/>
              <w:right w:color="000000" w:space="0" w:sz="12" w:val="single"/>
            </w:tcBorders>
            <w:shd w:fill="fbe4d5" w:val="clear"/>
            <w:tcMar>
              <w:top w:w="100.0" w:type="dxa"/>
              <w:left w:w="100.0" w:type="dxa"/>
              <w:bottom w:w="100.0" w:type="dxa"/>
              <w:right w:w="100.0" w:type="dxa"/>
            </w:tcMar>
            <w:vAlign w:val="top"/>
          </w:tcPr>
          <w:p w:rsidR="00000000" w:rsidDel="00000000" w:rsidP="00000000" w:rsidRDefault="00000000" w:rsidRPr="00000000" w14:paraId="000006D8">
            <w:pPr>
              <w:spacing w:line="240" w:lineRule="auto"/>
              <w:jc w:val="center"/>
              <w:rPr>
                <w:b w:val="0"/>
                <w:sz w:val="20"/>
                <w:szCs w:val="20"/>
                <w:vertAlign w:val="baseline"/>
              </w:rPr>
            </w:pPr>
            <w:r w:rsidDel="00000000" w:rsidR="00000000" w:rsidRPr="00000000">
              <w:rPr>
                <w:b w:val="1"/>
                <w:color w:val="000000"/>
                <w:sz w:val="20"/>
                <w:szCs w:val="20"/>
                <w:vertAlign w:val="baseline"/>
                <w:rtl w:val="0"/>
              </w:rPr>
              <w:t xml:space="preserve">ANEXO GUI</w:t>
            </w:r>
            <w:r w:rsidDel="00000000" w:rsidR="00000000" w:rsidRPr="00000000">
              <w:rPr>
                <w:b w:val="1"/>
                <w:sz w:val="20"/>
                <w:szCs w:val="20"/>
                <w:vertAlign w:val="baseline"/>
                <w:rtl w:val="0"/>
              </w:rPr>
              <w:t xml:space="preserve">O</w:t>
            </w:r>
            <w:r w:rsidDel="00000000" w:rsidR="00000000" w:rsidRPr="00000000">
              <w:rPr>
                <w:b w:val="1"/>
                <w:color w:val="000000"/>
                <w:sz w:val="20"/>
                <w:szCs w:val="20"/>
                <w:vertAlign w:val="baseline"/>
                <w:rtl w:val="0"/>
              </w:rPr>
              <w:t xml:space="preserve">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be4d5" w:val="clear"/>
            <w:tcMar>
              <w:top w:w="100.0" w:type="dxa"/>
              <w:left w:w="100.0" w:type="dxa"/>
              <w:bottom w:w="100.0" w:type="dxa"/>
              <w:right w:w="100.0" w:type="dxa"/>
            </w:tcMar>
            <w:vAlign w:val="top"/>
          </w:tcPr>
          <w:p w:rsidR="00000000" w:rsidDel="00000000" w:rsidP="00000000" w:rsidRDefault="00000000" w:rsidRPr="00000000" w14:paraId="000006D9">
            <w:pPr>
              <w:spacing w:line="240" w:lineRule="auto"/>
              <w:jc w:val="center"/>
              <w:rPr>
                <w:b w:val="0"/>
                <w:sz w:val="20"/>
                <w:szCs w:val="20"/>
                <w:vertAlign w:val="baseline"/>
              </w:rPr>
            </w:pPr>
            <w:r w:rsidDel="00000000" w:rsidR="00000000" w:rsidRPr="00000000">
              <w:rPr>
                <w:b w:val="1"/>
                <w:color w:val="000000"/>
                <w:sz w:val="20"/>
                <w:szCs w:val="20"/>
                <w:vertAlign w:val="baseline"/>
                <w:rtl w:val="0"/>
              </w:rPr>
              <w:t xml:space="preserve">RECURSO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be4d5" w:val="clear"/>
            <w:tcMar>
              <w:top w:w="100.0" w:type="dxa"/>
              <w:left w:w="100.0" w:type="dxa"/>
              <w:bottom w:w="100.0" w:type="dxa"/>
              <w:right w:w="100.0" w:type="dxa"/>
            </w:tcMar>
            <w:vAlign w:val="top"/>
          </w:tcPr>
          <w:p w:rsidR="00000000" w:rsidDel="00000000" w:rsidP="00000000" w:rsidRDefault="00000000" w:rsidRPr="00000000" w14:paraId="000006DA">
            <w:pPr>
              <w:spacing w:line="240" w:lineRule="auto"/>
              <w:jc w:val="center"/>
              <w:rPr>
                <w:b w:val="0"/>
                <w:sz w:val="20"/>
                <w:szCs w:val="20"/>
                <w:vertAlign w:val="baseline"/>
              </w:rPr>
            </w:pPr>
            <w:r w:rsidDel="00000000" w:rsidR="00000000" w:rsidRPr="00000000">
              <w:rPr>
                <w:b w:val="1"/>
                <w:color w:val="000000"/>
                <w:sz w:val="20"/>
                <w:szCs w:val="20"/>
                <w:vertAlign w:val="baseline"/>
                <w:rtl w:val="0"/>
              </w:rPr>
              <w:t xml:space="preserve">ARCHIVO</w:t>
            </w:r>
            <w:r w:rsidDel="00000000" w:rsidR="00000000" w:rsidRPr="00000000">
              <w:rPr>
                <w:rtl w:val="0"/>
              </w:rPr>
            </w:r>
          </w:p>
        </w:tc>
      </w:tr>
      <w:tr>
        <w:trPr>
          <w:trHeight w:val="87"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B">
            <w:pPr>
              <w:spacing w:line="240" w:lineRule="auto"/>
              <w:jc w:val="center"/>
              <w:rPr>
                <w:b w:val="0"/>
                <w:sz w:val="20"/>
                <w:szCs w:val="20"/>
                <w:vertAlign w:val="baseline"/>
              </w:rPr>
            </w:pPr>
            <w:r w:rsidDel="00000000" w:rsidR="00000000" w:rsidRPr="00000000">
              <w:rPr>
                <w:b w:val="1"/>
                <w:sz w:val="20"/>
                <w:szCs w:val="20"/>
                <w:vertAlign w:val="baseline"/>
                <w:rtl w:val="0"/>
              </w:rPr>
              <w:t xml:space="preserve">ANEXO 1 </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C">
            <w:pPr>
              <w:spacing w:line="240" w:lineRule="auto"/>
              <w:jc w:val="center"/>
              <w:rPr>
                <w:b w:val="0"/>
                <w:sz w:val="20"/>
                <w:szCs w:val="20"/>
                <w:vertAlign w:val="baseline"/>
              </w:rPr>
            </w:pPr>
            <w:r w:rsidDel="00000000" w:rsidR="00000000" w:rsidRPr="00000000">
              <w:rPr>
                <w:b w:val="1"/>
                <w:sz w:val="20"/>
                <w:szCs w:val="20"/>
                <w:vertAlign w:val="baseline"/>
                <w:rtl w:val="0"/>
              </w:rPr>
              <w:t xml:space="preserve">Webgrafía</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D">
            <w:pPr>
              <w:spacing w:line="240" w:lineRule="auto"/>
              <w:rPr>
                <w:b w:val="0"/>
                <w:sz w:val="20"/>
                <w:szCs w:val="20"/>
                <w:vertAlign w:val="baseline"/>
              </w:rPr>
            </w:pPr>
            <w:r w:rsidDel="00000000" w:rsidR="00000000" w:rsidRPr="00000000">
              <w:rPr>
                <w:rtl w:val="0"/>
              </w:rPr>
            </w:r>
          </w:p>
        </w:tc>
      </w:tr>
      <w:tr>
        <w:trPr>
          <w:trHeight w:val="87" w:hRule="atLeast"/>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E">
            <w:pPr>
              <w:spacing w:line="240" w:lineRule="auto"/>
              <w:jc w:val="center"/>
              <w:rPr>
                <w:b w:val="0"/>
                <w:color w:val="000000"/>
                <w:sz w:val="20"/>
                <w:szCs w:val="20"/>
                <w:vertAlign w:val="baseline"/>
              </w:rPr>
            </w:pPr>
            <w:r w:rsidDel="00000000" w:rsidR="00000000" w:rsidRPr="00000000">
              <w:rPr>
                <w:b w:val="1"/>
                <w:sz w:val="20"/>
                <w:szCs w:val="20"/>
                <w:vertAlign w:val="baseline"/>
                <w:rtl w:val="0"/>
              </w:rPr>
              <w:t xml:space="preserve">Normas Internacionales de Información Financiera</w:t>
            </w:r>
            <w:r w:rsidDel="00000000" w:rsidR="00000000" w:rsidRPr="00000000">
              <w:rPr>
                <w:rtl w:val="0"/>
              </w:rPr>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F">
            <w:pPr>
              <w:spacing w:line="240" w:lineRule="auto"/>
              <w:jc w:val="center"/>
              <w:rPr>
                <w:color w:val="000000"/>
                <w:sz w:val="20"/>
                <w:szCs w:val="20"/>
                <w:vertAlign w:val="baseline"/>
              </w:rPr>
            </w:pPr>
            <w:r w:rsidDel="00000000" w:rsidR="00000000" w:rsidRPr="00000000">
              <w:rPr>
                <w:sz w:val="20"/>
                <w:szCs w:val="20"/>
                <w:vertAlign w:val="baseline"/>
                <w:rtl w:val="0"/>
              </w:rPr>
              <w:t xml:space="preserve">Página WEB</w:t>
            </w:r>
            <w:r w:rsidDel="00000000" w:rsidR="00000000" w:rsidRPr="00000000">
              <w:rPr>
                <w:rtl w:val="0"/>
              </w:rPr>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0">
            <w:pPr>
              <w:spacing w:line="240" w:lineRule="auto"/>
              <w:jc w:val="both"/>
              <w:rPr>
                <w:sz w:val="20"/>
                <w:szCs w:val="20"/>
                <w:vertAlign w:val="baseline"/>
              </w:rPr>
            </w:pPr>
            <w:r w:rsidDel="00000000" w:rsidR="00000000" w:rsidRPr="00000000">
              <w:rPr>
                <w:sz w:val="20"/>
                <w:szCs w:val="20"/>
                <w:vertAlign w:val="baseline"/>
                <w:rtl w:val="0"/>
              </w:rPr>
              <w:t xml:space="preserve">Consejo Técnico de la Contaduría Pública (CTCP). Norma Internacional de Información Financiera 13 Medición del Valor Razonable. </w:t>
            </w:r>
            <w:hyperlink r:id="rId86">
              <w:r w:rsidDel="00000000" w:rsidR="00000000" w:rsidRPr="00000000">
                <w:rPr>
                  <w:color w:val="0000ff"/>
                  <w:sz w:val="20"/>
                  <w:szCs w:val="20"/>
                  <w:u w:val="single"/>
                  <w:vertAlign w:val="baseline"/>
                  <w:rtl w:val="0"/>
                </w:rPr>
                <w:t xml:space="preserve">http://www.ctcp.gov.co/proyectos/contabilidad-e-informacion-financiera/documentos-organismos-internacionales/compilacion-marcos-tecnicos-de-informacion-financi/1534363802-6328</w:t>
              </w:r>
            </w:hyperlink>
            <w:r w:rsidDel="00000000" w:rsidR="00000000" w:rsidRPr="00000000">
              <w:rPr>
                <w:rtl w:val="0"/>
              </w:rPr>
            </w:r>
          </w:p>
        </w:tc>
      </w:tr>
    </w:tbl>
    <w:p w:rsidR="00000000" w:rsidDel="00000000" w:rsidP="00000000" w:rsidRDefault="00000000" w:rsidRPr="00000000" w14:paraId="000006E1">
      <w:pPr>
        <w:spacing w:line="240" w:lineRule="auto"/>
        <w:rPr>
          <w:b w:val="0"/>
          <w:sz w:val="20"/>
          <w:szCs w:val="20"/>
          <w:u w:val="single"/>
          <w:vertAlign w:val="baseline"/>
        </w:rPr>
      </w:pPr>
      <w:r w:rsidDel="00000000" w:rsidR="00000000" w:rsidRPr="00000000">
        <w:rPr>
          <w:rtl w:val="0"/>
        </w:rPr>
      </w:r>
    </w:p>
    <w:p w:rsidR="00000000" w:rsidDel="00000000" w:rsidP="00000000" w:rsidRDefault="00000000" w:rsidRPr="00000000" w14:paraId="000006E2">
      <w:pPr>
        <w:numPr>
          <w:ilvl w:val="0"/>
          <w:numId w:val="4"/>
        </w:numPr>
        <w:pBdr>
          <w:top w:space="0" w:sz="0" w:val="nil"/>
          <w:left w:space="0" w:sz="0" w:val="nil"/>
          <w:bottom w:space="0" w:sz="0" w:val="nil"/>
          <w:right w:space="0" w:sz="0" w:val="nil"/>
          <w:between w:space="0" w:sz="0" w:val="nil"/>
        </w:pBdr>
        <w:ind w:left="426" w:hanging="426"/>
        <w:jc w:val="both"/>
        <w:rPr>
          <w:b w:val="0"/>
          <w:color w:val="000000"/>
          <w:sz w:val="20"/>
          <w:szCs w:val="20"/>
          <w:vertAlign w:val="baseline"/>
        </w:rPr>
      </w:pPr>
      <w:r w:rsidDel="00000000" w:rsidR="00000000" w:rsidRPr="00000000">
        <w:rPr>
          <w:b w:val="1"/>
          <w:color w:val="000000"/>
          <w:sz w:val="20"/>
          <w:szCs w:val="20"/>
          <w:vertAlign w:val="baseline"/>
          <w:rtl w:val="0"/>
        </w:rPr>
        <w:t xml:space="preserve">MATERIAL COMPLEMENTARIO: </w:t>
      </w:r>
      <w:r w:rsidDel="00000000" w:rsidR="00000000" w:rsidRPr="00000000">
        <w:rPr>
          <w:rtl w:val="0"/>
        </w:rPr>
      </w:r>
    </w:p>
    <w:p w:rsidR="00000000" w:rsidDel="00000000" w:rsidP="00000000" w:rsidRDefault="00000000" w:rsidRPr="00000000" w14:paraId="000006E3">
      <w:pPr>
        <w:pBdr>
          <w:top w:space="0" w:sz="0" w:val="nil"/>
          <w:left w:space="0" w:sz="0" w:val="nil"/>
          <w:bottom w:space="0" w:sz="0" w:val="nil"/>
          <w:right w:space="0" w:sz="0" w:val="nil"/>
          <w:between w:space="0" w:sz="0" w:val="nil"/>
        </w:pBdr>
        <w:ind w:left="426" w:hanging="720"/>
        <w:jc w:val="both"/>
        <w:rPr>
          <w:color w:val="000000"/>
          <w:sz w:val="20"/>
          <w:szCs w:val="20"/>
          <w:vertAlign w:val="baseline"/>
        </w:rPr>
      </w:pPr>
      <w:r w:rsidDel="00000000" w:rsidR="00000000" w:rsidRPr="00000000">
        <w:rPr>
          <w:color w:val="000000"/>
          <w:sz w:val="20"/>
          <w:szCs w:val="20"/>
          <w:vertAlign w:val="baseline"/>
          <w:rtl w:val="0"/>
        </w:rPr>
        <w:t xml:space="preserve">Relacionar el material de apoyo o complementario de los temas abordados en este recurso.</w:t>
      </w:r>
    </w:p>
    <w:p w:rsidR="00000000" w:rsidDel="00000000" w:rsidP="00000000" w:rsidRDefault="00000000" w:rsidRPr="00000000" w14:paraId="000006E4">
      <w:pPr>
        <w:spacing w:line="240" w:lineRule="auto"/>
        <w:rPr>
          <w:sz w:val="20"/>
          <w:szCs w:val="20"/>
          <w:vertAlign w:val="baseline"/>
        </w:rPr>
      </w:pPr>
      <w:r w:rsidDel="00000000" w:rsidR="00000000" w:rsidRPr="00000000">
        <w:rPr>
          <w:sz w:val="20"/>
          <w:szCs w:val="20"/>
          <w:vertAlign w:val="baseline"/>
          <w:rtl w:val="0"/>
        </w:rPr>
        <w:t xml:space="preserve"> </w:t>
      </w:r>
    </w:p>
    <w:tbl>
      <w:tblPr>
        <w:tblStyle w:val="Table24"/>
        <w:tblW w:w="10776.0" w:type="dxa"/>
        <w:jc w:val="left"/>
        <w:tblInd w:w="-45.0" w:type="dxa"/>
        <w:tblLayout w:type="fixed"/>
        <w:tblLook w:val="0000"/>
      </w:tblPr>
      <w:tblGrid>
        <w:gridCol w:w="2413"/>
        <w:gridCol w:w="2268"/>
        <w:gridCol w:w="6095"/>
        <w:tblGridChange w:id="0">
          <w:tblGrid>
            <w:gridCol w:w="2413"/>
            <w:gridCol w:w="2268"/>
            <w:gridCol w:w="6095"/>
          </w:tblGrid>
        </w:tblGridChange>
      </w:tblGrid>
      <w:tr>
        <w:trPr>
          <w:trHeight w:val="861" w:hRule="atLeast"/>
        </w:trPr>
        <w:tc>
          <w:tcPr>
            <w:tcBorders>
              <w:top w:color="000000" w:space="0" w:sz="12" w:val="single"/>
              <w:left w:color="000000" w:space="0" w:sz="12" w:val="single"/>
              <w:bottom w:color="000000" w:space="0" w:sz="12" w:val="single"/>
              <w:right w:color="000000" w:space="0" w:sz="12" w:val="single"/>
            </w:tcBorders>
            <w:shd w:fill="fbe4d5" w:val="clear"/>
            <w:tcMar>
              <w:top w:w="100.0" w:type="dxa"/>
              <w:left w:w="100.0" w:type="dxa"/>
              <w:bottom w:w="100.0" w:type="dxa"/>
              <w:right w:w="100.0" w:type="dxa"/>
            </w:tcMar>
            <w:vAlign w:val="top"/>
          </w:tcPr>
          <w:p w:rsidR="00000000" w:rsidDel="00000000" w:rsidP="00000000" w:rsidRDefault="00000000" w:rsidRPr="00000000" w14:paraId="000006E5">
            <w:pPr>
              <w:spacing w:line="240" w:lineRule="auto"/>
              <w:jc w:val="center"/>
              <w:rPr>
                <w:b w:val="0"/>
                <w:color w:val="000000"/>
                <w:sz w:val="20"/>
                <w:szCs w:val="20"/>
                <w:vertAlign w:val="baseline"/>
              </w:rPr>
            </w:pPr>
            <w:r w:rsidDel="00000000" w:rsidR="00000000" w:rsidRPr="00000000">
              <w:rPr>
                <w:b w:val="1"/>
                <w:sz w:val="20"/>
                <w:szCs w:val="20"/>
                <w:vertAlign w:val="baseline"/>
                <w:rtl w:val="0"/>
              </w:rPr>
              <w:t xml:space="preserve">Autor, (año del documento o material),  Nombre del documento o material.</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be4d5" w:val="clear"/>
            <w:tcMar>
              <w:top w:w="100.0" w:type="dxa"/>
              <w:left w:w="100.0" w:type="dxa"/>
              <w:bottom w:w="100.0" w:type="dxa"/>
              <w:right w:w="100.0" w:type="dxa"/>
            </w:tcMar>
            <w:vAlign w:val="top"/>
          </w:tcPr>
          <w:p w:rsidR="00000000" w:rsidDel="00000000" w:rsidP="00000000" w:rsidRDefault="00000000" w:rsidRPr="00000000" w14:paraId="000006E6">
            <w:pPr>
              <w:spacing w:line="240" w:lineRule="auto"/>
              <w:jc w:val="center"/>
              <w:rPr>
                <w:b w:val="0"/>
                <w:sz w:val="20"/>
                <w:szCs w:val="20"/>
                <w:vertAlign w:val="baseline"/>
              </w:rPr>
            </w:pPr>
            <w:r w:rsidDel="00000000" w:rsidR="00000000" w:rsidRPr="00000000">
              <w:rPr>
                <w:b w:val="1"/>
                <w:sz w:val="20"/>
                <w:szCs w:val="20"/>
                <w:vertAlign w:val="baseline"/>
                <w:rtl w:val="0"/>
              </w:rPr>
              <w:t xml:space="preserve">Tipo de material </w:t>
            </w:r>
            <w:r w:rsidDel="00000000" w:rsidR="00000000" w:rsidRPr="00000000">
              <w:rPr>
                <w:rtl w:val="0"/>
              </w:rPr>
            </w:r>
          </w:p>
          <w:p w:rsidR="00000000" w:rsidDel="00000000" w:rsidP="00000000" w:rsidRDefault="00000000" w:rsidRPr="00000000" w14:paraId="000006E7">
            <w:pPr>
              <w:spacing w:line="240" w:lineRule="auto"/>
              <w:jc w:val="center"/>
              <w:rPr>
                <w:b w:val="0"/>
                <w:color w:val="000000"/>
                <w:sz w:val="20"/>
                <w:szCs w:val="20"/>
                <w:vertAlign w:val="baseline"/>
              </w:rPr>
            </w:pPr>
            <w:r w:rsidDel="00000000" w:rsidR="00000000" w:rsidRPr="00000000">
              <w:rPr>
                <w:b w:val="1"/>
                <w:sz w:val="20"/>
                <w:szCs w:val="20"/>
                <w:vertAlign w:val="baseline"/>
                <w:rtl w:val="0"/>
              </w:rPr>
              <w:t xml:space="preserve">( Video, capítulo de libro, artículo, otro)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be4d5" w:val="clear"/>
            <w:tcMar>
              <w:top w:w="100.0" w:type="dxa"/>
              <w:left w:w="100.0" w:type="dxa"/>
              <w:bottom w:w="100.0" w:type="dxa"/>
              <w:right w:w="100.0" w:type="dxa"/>
            </w:tcMar>
            <w:vAlign w:val="top"/>
          </w:tcPr>
          <w:p w:rsidR="00000000" w:rsidDel="00000000" w:rsidP="00000000" w:rsidRDefault="00000000" w:rsidRPr="00000000" w14:paraId="000006E8">
            <w:pPr>
              <w:spacing w:line="240" w:lineRule="auto"/>
              <w:jc w:val="center"/>
              <w:rPr>
                <w:b w:val="0"/>
                <w:sz w:val="20"/>
                <w:szCs w:val="20"/>
                <w:vertAlign w:val="baseline"/>
              </w:rPr>
            </w:pPr>
            <w:r w:rsidDel="00000000" w:rsidR="00000000" w:rsidRPr="00000000">
              <w:rPr>
                <w:b w:val="1"/>
                <w:sz w:val="20"/>
                <w:szCs w:val="20"/>
                <w:vertAlign w:val="baseline"/>
                <w:rtl w:val="0"/>
              </w:rPr>
              <w:t xml:space="preserve">Enlace del recurso o </w:t>
            </w:r>
            <w:r w:rsidDel="00000000" w:rsidR="00000000" w:rsidRPr="00000000">
              <w:rPr>
                <w:rtl w:val="0"/>
              </w:rPr>
            </w:r>
          </w:p>
          <w:p w:rsidR="00000000" w:rsidDel="00000000" w:rsidP="00000000" w:rsidRDefault="00000000" w:rsidRPr="00000000" w14:paraId="000006E9">
            <w:pPr>
              <w:spacing w:line="240" w:lineRule="auto"/>
              <w:jc w:val="center"/>
              <w:rPr>
                <w:b w:val="0"/>
                <w:color w:val="000000"/>
                <w:sz w:val="20"/>
                <w:szCs w:val="20"/>
                <w:vertAlign w:val="baseline"/>
              </w:rPr>
            </w:pPr>
            <w:r w:rsidDel="00000000" w:rsidR="00000000" w:rsidRPr="00000000">
              <w:rPr>
                <w:b w:val="1"/>
                <w:sz w:val="20"/>
                <w:szCs w:val="20"/>
                <w:vertAlign w:val="baseline"/>
                <w:rtl w:val="0"/>
              </w:rPr>
              <w:t xml:space="preserve">archivo del documento o material  </w:t>
            </w:r>
            <w:r w:rsidDel="00000000" w:rsidR="00000000" w:rsidRPr="00000000">
              <w:rPr>
                <w:rtl w:val="0"/>
              </w:rPr>
            </w:r>
          </w:p>
        </w:tc>
      </w:tr>
      <w:tr>
        <w:trPr>
          <w:trHeight w:val="182"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A">
            <w:pPr>
              <w:shd w:fill="ffffff" w:val="clear"/>
              <w:ind w:left="432" w:hanging="425"/>
              <w:jc w:val="both"/>
              <w:rPr>
                <w:sz w:val="20"/>
                <w:szCs w:val="20"/>
                <w:vertAlign w:val="baseline"/>
              </w:rPr>
            </w:pPr>
            <w:r w:rsidDel="00000000" w:rsidR="00000000" w:rsidRPr="00000000">
              <w:rPr>
                <w:sz w:val="20"/>
                <w:szCs w:val="20"/>
                <w:vertAlign w:val="baseline"/>
                <w:rtl w:val="0"/>
              </w:rPr>
              <w:t xml:space="preserve">Meza, J. J. (2017). </w:t>
            </w:r>
            <w:r w:rsidDel="00000000" w:rsidR="00000000" w:rsidRPr="00000000">
              <w:rPr>
                <w:i w:val="1"/>
                <w:sz w:val="20"/>
                <w:szCs w:val="20"/>
                <w:vertAlign w:val="baseline"/>
                <w:rtl w:val="0"/>
              </w:rPr>
              <w:t xml:space="preserve">Matemáticas financieras aplicadas</w:t>
            </w:r>
            <w:r w:rsidDel="00000000" w:rsidR="00000000" w:rsidRPr="00000000">
              <w:rPr>
                <w:sz w:val="20"/>
                <w:szCs w:val="20"/>
                <w:vertAlign w:val="baseline"/>
                <w:rtl w:val="0"/>
              </w:rPr>
              <w:t xml:space="preserve"> (6.a ed.). Ecoe Ediciones.</w:t>
            </w:r>
          </w:p>
          <w:p w:rsidR="00000000" w:rsidDel="00000000" w:rsidP="00000000" w:rsidRDefault="00000000" w:rsidRPr="00000000" w14:paraId="000006EB">
            <w:pPr>
              <w:spacing w:line="240" w:lineRule="auto"/>
              <w:rPr>
                <w:b w:val="0"/>
                <w:sz w:val="20"/>
                <w:szCs w:val="20"/>
                <w:vertAlign w:val="baseline"/>
              </w:rPr>
            </w:pP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C">
            <w:pPr>
              <w:spacing w:line="240" w:lineRule="auto"/>
              <w:rPr>
                <w:b w:val="0"/>
                <w:sz w:val="20"/>
                <w:szCs w:val="20"/>
                <w:vertAlign w:val="baseline"/>
              </w:rPr>
            </w:pPr>
            <w:r w:rsidDel="00000000" w:rsidR="00000000" w:rsidRPr="00000000">
              <w:rPr>
                <w:sz w:val="20"/>
                <w:szCs w:val="20"/>
                <w:vertAlign w:val="baseline"/>
                <w:rtl w:val="0"/>
              </w:rPr>
              <w:t xml:space="preserve">Capítulo 1-2-3-4 y 7</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D">
            <w:pPr>
              <w:shd w:fill="ffffff" w:val="clear"/>
              <w:ind w:left="432" w:hanging="425"/>
              <w:rPr>
                <w:sz w:val="20"/>
                <w:szCs w:val="20"/>
                <w:vertAlign w:val="baseline"/>
              </w:rPr>
            </w:pPr>
            <w:r w:rsidDel="00000000" w:rsidR="00000000" w:rsidRPr="00000000">
              <w:rPr>
                <w:rtl w:val="0"/>
              </w:rPr>
            </w:r>
          </w:p>
          <w:p w:rsidR="00000000" w:rsidDel="00000000" w:rsidP="00000000" w:rsidRDefault="00000000" w:rsidRPr="00000000" w14:paraId="000006EE">
            <w:pPr>
              <w:shd w:fill="ffffff" w:val="clear"/>
              <w:ind w:left="102" w:firstLine="0"/>
              <w:rPr>
                <w:sz w:val="20"/>
                <w:szCs w:val="20"/>
                <w:vertAlign w:val="baseline"/>
              </w:rPr>
            </w:pPr>
            <w:bookmarkStart w:colFirst="0" w:colLast="0" w:name="_heading=h.gjdgxs" w:id="0"/>
            <w:bookmarkEnd w:id="0"/>
            <w:sdt>
              <w:sdtPr>
                <w:tag w:val="goog_rdk_9"/>
              </w:sdtPr>
              <w:sdtContent>
                <w:ins w:author="esperanza marin agamez" w:id="7" w:date="2020-11-01T11:18:00Z">
                  <w:r w:rsidDel="00000000" w:rsidR="00000000" w:rsidRPr="00000000">
                    <w:fldChar w:fldCharType="begin"/>
                  </w:r>
                  <w:r w:rsidDel="00000000" w:rsidR="00000000" w:rsidRPr="00000000">
                    <w:instrText xml:space="preserve">HYPERLINK "https://www.ecoeediciones.com/wp-content/uploads/2017/06/Matematicas-Financieras-Aplicadas-6ta-Edici%C3%B3n.pdf"</w:instrText>
                  </w:r>
                  <w:r w:rsidDel="00000000" w:rsidR="00000000" w:rsidRPr="00000000">
                    <w:fldChar w:fldCharType="separate"/>
                  </w:r>
                  <w:r w:rsidDel="00000000" w:rsidR="00000000" w:rsidRPr="00000000">
                    <w:rPr>
                      <w:color w:val="0000ff"/>
                      <w:sz w:val="20"/>
                      <w:szCs w:val="20"/>
                      <w:u w:val="single"/>
                      <w:vertAlign w:val="baseline"/>
                      <w:rtl w:val="0"/>
                    </w:rPr>
                    <w:t xml:space="preserve">https://www.ecoeediciones.com/wp-content/uploads/2017/06/Matematicas-Financieras-Aplicadas-6ta-Edici%C3%B3n.pdf</w:t>
                  </w:r>
                  <w:r w:rsidDel="00000000" w:rsidR="00000000" w:rsidRPr="00000000">
                    <w:fldChar w:fldCharType="end"/>
                  </w:r>
                </w:ins>
              </w:sdtContent>
            </w:sdt>
            <w:r w:rsidDel="00000000" w:rsidR="00000000" w:rsidRPr="00000000">
              <w:rPr>
                <w:rtl w:val="0"/>
              </w:rPr>
            </w:r>
          </w:p>
          <w:p w:rsidR="00000000" w:rsidDel="00000000" w:rsidP="00000000" w:rsidRDefault="00000000" w:rsidRPr="00000000" w14:paraId="000006EF">
            <w:pPr>
              <w:shd w:fill="ffffff" w:val="clear"/>
              <w:ind w:left="102" w:firstLine="0"/>
              <w:rPr>
                <w:sz w:val="20"/>
                <w:szCs w:val="20"/>
                <w:vertAlign w:val="baseline"/>
              </w:rPr>
            </w:pPr>
            <w:r w:rsidDel="00000000" w:rsidR="00000000" w:rsidRPr="00000000">
              <w:rPr>
                <w:rtl w:val="0"/>
              </w:rPr>
            </w:r>
          </w:p>
          <w:p w:rsidR="00000000" w:rsidDel="00000000" w:rsidP="00000000" w:rsidRDefault="00000000" w:rsidRPr="00000000" w14:paraId="000006F0">
            <w:pPr>
              <w:spacing w:line="240" w:lineRule="auto"/>
              <w:rPr>
                <w:b w:val="0"/>
                <w:sz w:val="20"/>
                <w:szCs w:val="20"/>
                <w:vertAlign w:val="baseline"/>
              </w:rPr>
            </w:pPr>
            <w:r w:rsidDel="00000000" w:rsidR="00000000" w:rsidRPr="00000000">
              <w:rPr>
                <w:rtl w:val="0"/>
              </w:rPr>
            </w:r>
          </w:p>
        </w:tc>
      </w:tr>
      <w:tr>
        <w:trPr>
          <w:trHeight w:val="182"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1">
            <w:pPr>
              <w:shd w:fill="ffffff" w:val="clear"/>
              <w:jc w:val="both"/>
              <w:rPr>
                <w:sz w:val="20"/>
                <w:szCs w:val="20"/>
                <w:vertAlign w:val="baseline"/>
              </w:rPr>
            </w:pPr>
            <w:r w:rsidDel="00000000" w:rsidR="00000000" w:rsidRPr="00000000">
              <w:rPr>
                <w:sz w:val="20"/>
                <w:szCs w:val="20"/>
                <w:vertAlign w:val="baseline"/>
                <w:rtl w:val="0"/>
              </w:rPr>
              <w:t xml:space="preserve">Tello, L. B. (2019). </w:t>
            </w:r>
            <w:r w:rsidDel="00000000" w:rsidR="00000000" w:rsidRPr="00000000">
              <w:rPr>
                <w:i w:val="1"/>
                <w:sz w:val="20"/>
                <w:szCs w:val="20"/>
                <w:vertAlign w:val="baseline"/>
                <w:rtl w:val="0"/>
              </w:rPr>
              <w:t xml:space="preserve">Herramientas financieras y valoración de activos y pasivos financieros bajo NIIF</w:t>
            </w:r>
            <w:r w:rsidDel="00000000" w:rsidR="00000000" w:rsidRPr="00000000">
              <w:rPr>
                <w:sz w:val="20"/>
                <w:szCs w:val="20"/>
                <w:vertAlign w:val="baseline"/>
                <w:rtl w:val="0"/>
              </w:rPr>
              <w:t xml:space="preserve">. Santiago de Cali: Editorial Universidad Icesi. </w:t>
            </w:r>
          </w:p>
          <w:p w:rsidR="00000000" w:rsidDel="00000000" w:rsidP="00000000" w:rsidRDefault="00000000" w:rsidRPr="00000000" w14:paraId="000006F2">
            <w:pPr>
              <w:spacing w:line="240" w:lineRule="auto"/>
              <w:rPr>
                <w:b w:val="0"/>
                <w:sz w:val="20"/>
                <w:szCs w:val="20"/>
                <w:vertAlign w:val="baseline"/>
              </w:rPr>
            </w:pP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3">
            <w:pPr>
              <w:spacing w:line="240" w:lineRule="auto"/>
              <w:rPr>
                <w:b w:val="0"/>
                <w:sz w:val="20"/>
                <w:szCs w:val="20"/>
                <w:vertAlign w:val="baseline"/>
              </w:rPr>
            </w:pPr>
            <w:r w:rsidDel="00000000" w:rsidR="00000000" w:rsidRPr="00000000">
              <w:rPr>
                <w:sz w:val="20"/>
                <w:szCs w:val="20"/>
                <w:vertAlign w:val="baseline"/>
                <w:rtl w:val="0"/>
              </w:rPr>
              <w:t xml:space="preserve">Capítulo 1-2-3-4-7 y 8</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4">
            <w:pPr>
              <w:spacing w:line="240" w:lineRule="auto"/>
              <w:rPr>
                <w:b w:val="0"/>
                <w:sz w:val="20"/>
                <w:szCs w:val="20"/>
                <w:vertAlign w:val="baseline"/>
              </w:rPr>
            </w:pPr>
            <w:bookmarkStart w:colFirst="0" w:colLast="0" w:name="_heading=h.30j0zll" w:id="1"/>
            <w:bookmarkEnd w:id="1"/>
            <w:hyperlink r:id="rId87">
              <w:r w:rsidDel="00000000" w:rsidR="00000000" w:rsidRPr="00000000">
                <w:rPr>
                  <w:color w:val="0000ff"/>
                  <w:sz w:val="20"/>
                  <w:szCs w:val="20"/>
                  <w:u w:val="single"/>
                  <w:vertAlign w:val="baseline"/>
                  <w:rtl w:val="0"/>
                </w:rPr>
                <w:t xml:space="preserve">https://elibro-net.bdigital.sena.edu.co/es/ereader/senavirtual/130247?page=279</w:t>
              </w:r>
            </w:hyperlink>
            <w:r w:rsidDel="00000000" w:rsidR="00000000" w:rsidRPr="00000000">
              <w:rPr>
                <w:rtl w:val="0"/>
              </w:rPr>
            </w:r>
          </w:p>
        </w:tc>
      </w:tr>
    </w:tbl>
    <w:p w:rsidR="00000000" w:rsidDel="00000000" w:rsidP="00000000" w:rsidRDefault="00000000" w:rsidRPr="00000000" w14:paraId="000006F5">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6F6">
      <w:pPr>
        <w:numPr>
          <w:ilvl w:val="0"/>
          <w:numId w:val="4"/>
        </w:numPr>
        <w:pBdr>
          <w:top w:space="0" w:sz="0" w:val="nil"/>
          <w:left w:space="0" w:sz="0" w:val="nil"/>
          <w:bottom w:space="0" w:sz="0" w:val="nil"/>
          <w:right w:space="0" w:sz="0" w:val="nil"/>
          <w:between w:space="0" w:sz="0" w:val="nil"/>
        </w:pBdr>
        <w:ind w:left="426" w:hanging="426"/>
        <w:jc w:val="both"/>
        <w:rPr>
          <w:b w:val="0"/>
          <w:color w:val="000000"/>
          <w:sz w:val="20"/>
          <w:szCs w:val="20"/>
          <w:vertAlign w:val="baseline"/>
        </w:rPr>
      </w:pPr>
      <w:r w:rsidDel="00000000" w:rsidR="00000000" w:rsidRPr="00000000">
        <w:rPr>
          <w:b w:val="1"/>
          <w:color w:val="000000"/>
          <w:sz w:val="20"/>
          <w:szCs w:val="20"/>
          <w:vertAlign w:val="baseline"/>
          <w:rtl w:val="0"/>
        </w:rPr>
        <w:t xml:space="preserve">GLOSARIO: </w:t>
      </w:r>
      <w:r w:rsidDel="00000000" w:rsidR="00000000" w:rsidRPr="00000000">
        <w:rPr>
          <w:rtl w:val="0"/>
        </w:rPr>
      </w:r>
    </w:p>
    <w:p w:rsidR="00000000" w:rsidDel="00000000" w:rsidP="00000000" w:rsidRDefault="00000000" w:rsidRPr="00000000" w14:paraId="000006F7">
      <w:pPr>
        <w:pBdr>
          <w:top w:space="0" w:sz="0" w:val="nil"/>
          <w:left w:space="0" w:sz="0" w:val="nil"/>
          <w:bottom w:space="0" w:sz="0" w:val="nil"/>
          <w:right w:space="0" w:sz="0" w:val="nil"/>
          <w:between w:space="0" w:sz="0" w:val="nil"/>
        </w:pBdr>
        <w:ind w:left="426" w:hanging="720"/>
        <w:jc w:val="both"/>
        <w:rPr>
          <w:color w:val="000000"/>
          <w:sz w:val="20"/>
          <w:szCs w:val="20"/>
          <w:vertAlign w:val="baseline"/>
        </w:rPr>
      </w:pPr>
      <w:r w:rsidDel="00000000" w:rsidR="00000000" w:rsidRPr="00000000">
        <w:rPr>
          <w:rtl w:val="0"/>
        </w:rPr>
      </w:r>
    </w:p>
    <w:p w:rsidR="00000000" w:rsidDel="00000000" w:rsidP="00000000" w:rsidRDefault="00000000" w:rsidRPr="00000000" w14:paraId="000006F8">
      <w:pPr>
        <w:pBdr>
          <w:top w:space="0" w:sz="0" w:val="nil"/>
          <w:left w:space="0" w:sz="0" w:val="nil"/>
          <w:bottom w:space="0" w:sz="0" w:val="nil"/>
          <w:right w:space="0" w:sz="0" w:val="nil"/>
          <w:between w:space="0" w:sz="0" w:val="nil"/>
        </w:pBdr>
        <w:ind w:left="426" w:hanging="720"/>
        <w:jc w:val="both"/>
        <w:rPr>
          <w:sz w:val="20"/>
          <w:szCs w:val="20"/>
          <w:highlight w:val="white"/>
          <w:vertAlign w:val="baseline"/>
        </w:rPr>
      </w:pPr>
      <w:r w:rsidDel="00000000" w:rsidR="00000000" w:rsidRPr="00000000">
        <w:rPr>
          <w:b w:val="1"/>
          <w:sz w:val="20"/>
          <w:szCs w:val="20"/>
          <w:highlight w:val="white"/>
          <w:vertAlign w:val="baseline"/>
          <w:rtl w:val="0"/>
        </w:rPr>
        <w:t xml:space="preserve">NOTA ACLARATORIA:</w:t>
      </w:r>
      <w:r w:rsidDel="00000000" w:rsidR="00000000" w:rsidRPr="00000000">
        <w:rPr>
          <w:sz w:val="20"/>
          <w:szCs w:val="20"/>
          <w:highlight w:val="white"/>
          <w:vertAlign w:val="baseline"/>
          <w:rtl w:val="0"/>
        </w:rPr>
        <w:t xml:space="preserve"> las definiciones propuestas en este glosario se encuentran en el siguiente libro:</w:t>
      </w:r>
    </w:p>
    <w:p w:rsidR="00000000" w:rsidDel="00000000" w:rsidP="00000000" w:rsidRDefault="00000000" w:rsidRPr="00000000" w14:paraId="000006F9">
      <w:pPr>
        <w:pBdr>
          <w:top w:space="0" w:sz="0" w:val="nil"/>
          <w:left w:space="0" w:sz="0" w:val="nil"/>
          <w:bottom w:space="0" w:sz="0" w:val="nil"/>
          <w:right w:space="0" w:sz="0" w:val="nil"/>
          <w:between w:space="0" w:sz="0" w:val="nil"/>
        </w:pBdr>
        <w:ind w:left="426" w:hanging="720"/>
        <w:jc w:val="both"/>
        <w:rPr>
          <w:sz w:val="20"/>
          <w:szCs w:val="20"/>
          <w:vertAlign w:val="baseline"/>
        </w:rPr>
      </w:pPr>
      <w:r w:rsidDel="00000000" w:rsidR="00000000" w:rsidRPr="00000000">
        <w:rPr>
          <w:sz w:val="20"/>
          <w:szCs w:val="20"/>
          <w:highlight w:val="white"/>
          <w:vertAlign w:val="baseline"/>
          <w:rtl w:val="0"/>
        </w:rPr>
        <w:t xml:space="preserve">Meza, O. J. D. J. (2011). </w:t>
      </w:r>
      <w:r w:rsidDel="00000000" w:rsidR="00000000" w:rsidRPr="00000000">
        <w:rPr>
          <w:i w:val="1"/>
          <w:sz w:val="20"/>
          <w:szCs w:val="20"/>
          <w:vertAlign w:val="baseline"/>
          <w:rtl w:val="0"/>
        </w:rPr>
        <w:t xml:space="preserve">Matemáticas financieras aplicadas (4a. ed.)</w:t>
      </w:r>
      <w:r w:rsidDel="00000000" w:rsidR="00000000" w:rsidRPr="00000000">
        <w:rPr>
          <w:sz w:val="20"/>
          <w:szCs w:val="20"/>
          <w:highlight w:val="white"/>
          <w:vertAlign w:val="baseline"/>
          <w:rtl w:val="0"/>
        </w:rPr>
        <w:t xml:space="preserve">. ProQuest Ebook Central </w:t>
      </w:r>
      <w:r w:rsidDel="00000000" w:rsidR="00000000" w:rsidRPr="00000000">
        <w:rPr>
          <w:sz w:val="20"/>
          <w:szCs w:val="20"/>
          <w:vertAlign w:val="baseline"/>
          <w:rtl w:val="0"/>
        </w:rPr>
        <w:t xml:space="preserve"> </w:t>
      </w:r>
    </w:p>
    <w:p w:rsidR="00000000" w:rsidDel="00000000" w:rsidP="00000000" w:rsidRDefault="00000000" w:rsidRPr="00000000" w14:paraId="000006FA">
      <w:pPr>
        <w:pBdr>
          <w:top w:space="0" w:sz="0" w:val="nil"/>
          <w:left w:space="0" w:sz="0" w:val="nil"/>
          <w:bottom w:space="0" w:sz="0" w:val="nil"/>
          <w:right w:space="0" w:sz="0" w:val="nil"/>
          <w:between w:space="0" w:sz="0" w:val="nil"/>
        </w:pBdr>
        <w:ind w:left="426" w:hanging="720"/>
        <w:jc w:val="both"/>
        <w:rPr>
          <w:color w:val="000000"/>
          <w:sz w:val="20"/>
          <w:szCs w:val="20"/>
          <w:vertAlign w:val="baseline"/>
        </w:rPr>
      </w:pPr>
      <w:bookmarkStart w:colFirst="0" w:colLast="0" w:name="_heading=h.1fob9te" w:id="2"/>
      <w:bookmarkEnd w:id="2"/>
      <w:hyperlink r:id="rId88">
        <w:r w:rsidDel="00000000" w:rsidR="00000000" w:rsidRPr="00000000">
          <w:rPr>
            <w:color w:val="0000ff"/>
            <w:sz w:val="20"/>
            <w:szCs w:val="20"/>
            <w:u w:val="single"/>
            <w:vertAlign w:val="baseline"/>
            <w:rtl w:val="0"/>
          </w:rPr>
          <w:t xml:space="preserve">https://ebookcentral-proquest-com.bdigital.sena.edu.co/lib/senavirtualsp/reader.action?docID=3197677</w:t>
        </w:r>
      </w:hyperlink>
      <w:r w:rsidDel="00000000" w:rsidR="00000000" w:rsidRPr="00000000">
        <w:rPr>
          <w:rtl w:val="0"/>
        </w:rPr>
      </w:r>
    </w:p>
    <w:p w:rsidR="00000000" w:rsidDel="00000000" w:rsidP="00000000" w:rsidRDefault="00000000" w:rsidRPr="00000000" w14:paraId="000006FB">
      <w:pPr>
        <w:pBdr>
          <w:top w:space="0" w:sz="0" w:val="nil"/>
          <w:left w:space="0" w:sz="0" w:val="nil"/>
          <w:bottom w:space="0" w:sz="0" w:val="nil"/>
          <w:right w:space="0" w:sz="0" w:val="nil"/>
          <w:between w:space="0" w:sz="0" w:val="nil"/>
        </w:pBdr>
        <w:ind w:left="426" w:hanging="720"/>
        <w:jc w:val="both"/>
        <w:rPr>
          <w:color w:val="000000"/>
          <w:sz w:val="20"/>
          <w:szCs w:val="20"/>
          <w:vertAlign w:val="baseline"/>
        </w:rPr>
      </w:pPr>
      <w:r w:rsidDel="00000000" w:rsidR="00000000" w:rsidRPr="00000000">
        <w:rPr>
          <w:rtl w:val="0"/>
        </w:rPr>
      </w:r>
    </w:p>
    <w:p w:rsidR="00000000" w:rsidDel="00000000" w:rsidP="00000000" w:rsidRDefault="00000000" w:rsidRPr="00000000" w14:paraId="000006FC">
      <w:pPr>
        <w:pBdr>
          <w:top w:space="0" w:sz="0" w:val="nil"/>
          <w:left w:space="0" w:sz="0" w:val="nil"/>
          <w:bottom w:space="0" w:sz="0" w:val="nil"/>
          <w:right w:space="0" w:sz="0" w:val="nil"/>
          <w:between w:space="0" w:sz="0" w:val="nil"/>
        </w:pBdr>
        <w:ind w:left="426" w:hanging="720"/>
        <w:jc w:val="both"/>
        <w:rPr>
          <w:color w:val="000000"/>
          <w:sz w:val="20"/>
          <w:szCs w:val="20"/>
          <w:vertAlign w:val="baseline"/>
        </w:rPr>
      </w:pPr>
      <w:r w:rsidDel="00000000" w:rsidR="00000000" w:rsidRPr="00000000">
        <w:rPr>
          <w:rtl w:val="0"/>
        </w:rPr>
      </w:r>
    </w:p>
    <w:tbl>
      <w:tblPr>
        <w:tblStyle w:val="Table25"/>
        <w:tblW w:w="10889.0" w:type="dxa"/>
        <w:jc w:val="left"/>
        <w:tblInd w:w="-184.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1844"/>
        <w:gridCol w:w="9045"/>
        <w:tblGridChange w:id="0">
          <w:tblGrid>
            <w:gridCol w:w="1844"/>
            <w:gridCol w:w="9045"/>
          </w:tblGrid>
        </w:tblGridChange>
      </w:tblGrid>
      <w:tr>
        <w:trPr>
          <w:trHeight w:val="214" w:hRule="atLeast"/>
        </w:trPr>
        <w:tc>
          <w:tcPr>
            <w:shd w:fill="fbe4d5" w:val="clear"/>
            <w:tcMar>
              <w:top w:w="100.0" w:type="dxa"/>
              <w:left w:w="100.0" w:type="dxa"/>
              <w:bottom w:w="100.0" w:type="dxa"/>
              <w:right w:w="100.0" w:type="dxa"/>
            </w:tcMar>
            <w:vAlign w:val="top"/>
          </w:tcPr>
          <w:p w:rsidR="00000000" w:rsidDel="00000000" w:rsidP="00000000" w:rsidRDefault="00000000" w:rsidRPr="00000000" w14:paraId="000006FD">
            <w:pPr>
              <w:spacing w:line="240" w:lineRule="auto"/>
              <w:jc w:val="center"/>
              <w:rPr>
                <w:b w:val="0"/>
                <w:color w:val="000000"/>
                <w:sz w:val="20"/>
                <w:szCs w:val="20"/>
                <w:vertAlign w:val="baseline"/>
              </w:rPr>
            </w:pPr>
            <w:r w:rsidDel="00000000" w:rsidR="00000000" w:rsidRPr="00000000">
              <w:rPr>
                <w:b w:val="1"/>
                <w:sz w:val="20"/>
                <w:szCs w:val="20"/>
                <w:vertAlign w:val="baseline"/>
                <w:rtl w:val="0"/>
              </w:rPr>
              <w:t xml:space="preserve">TÉRMINO</w:t>
            </w:r>
            <w:r w:rsidDel="00000000" w:rsidR="00000000" w:rsidRPr="00000000">
              <w:rPr>
                <w:rtl w:val="0"/>
              </w:rPr>
            </w:r>
          </w:p>
        </w:tc>
        <w:tc>
          <w:tcPr>
            <w:shd w:fill="fbe4d5" w:val="clear"/>
            <w:tcMar>
              <w:top w:w="100.0" w:type="dxa"/>
              <w:left w:w="100.0" w:type="dxa"/>
              <w:bottom w:w="100.0" w:type="dxa"/>
              <w:right w:w="100.0" w:type="dxa"/>
            </w:tcMar>
            <w:vAlign w:val="top"/>
          </w:tcPr>
          <w:p w:rsidR="00000000" w:rsidDel="00000000" w:rsidP="00000000" w:rsidRDefault="00000000" w:rsidRPr="00000000" w14:paraId="000006FE">
            <w:pPr>
              <w:spacing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SIGNIFICADO</w:t>
            </w:r>
            <w:r w:rsidDel="00000000" w:rsidR="00000000" w:rsidRPr="00000000">
              <w:rPr>
                <w:rtl w:val="0"/>
              </w:rPr>
            </w:r>
          </w:p>
        </w:tc>
      </w:tr>
      <w:tr>
        <w:trPr>
          <w:trHeight w:val="214" w:hRule="atLeast"/>
        </w:trPr>
        <w:tc>
          <w:tcPr>
            <w:tcMar>
              <w:top w:w="100.0" w:type="dxa"/>
              <w:left w:w="100.0" w:type="dxa"/>
              <w:bottom w:w="100.0" w:type="dxa"/>
              <w:right w:w="100.0" w:type="dxa"/>
            </w:tcMar>
            <w:vAlign w:val="top"/>
          </w:tcPr>
          <w:p w:rsidR="00000000" w:rsidDel="00000000" w:rsidP="00000000" w:rsidRDefault="00000000" w:rsidRPr="00000000" w14:paraId="000006FF">
            <w:pPr>
              <w:spacing w:line="240" w:lineRule="auto"/>
              <w:jc w:val="both"/>
              <w:rPr>
                <w:b w:val="0"/>
                <w:color w:val="666666"/>
                <w:sz w:val="20"/>
                <w:szCs w:val="20"/>
                <w:vertAlign w:val="baseline"/>
              </w:rPr>
            </w:pPr>
            <w:r w:rsidDel="00000000" w:rsidR="00000000" w:rsidRPr="00000000">
              <w:rPr>
                <w:b w:val="1"/>
                <w:color w:val="000000"/>
                <w:sz w:val="20"/>
                <w:szCs w:val="20"/>
                <w:vertAlign w:val="baseline"/>
                <w:rtl w:val="0"/>
              </w:rPr>
              <w:t xml:space="preserve">Interés</w:t>
            </w:r>
            <w:r w:rsidDel="00000000" w:rsidR="00000000" w:rsidRPr="00000000">
              <w:rPr>
                <w:rtl w:val="0"/>
              </w:rPr>
            </w:r>
          </w:p>
          <w:p w:rsidR="00000000" w:rsidDel="00000000" w:rsidP="00000000" w:rsidRDefault="00000000" w:rsidRPr="00000000" w14:paraId="00000700">
            <w:pPr>
              <w:spacing w:line="240" w:lineRule="auto"/>
              <w:jc w:val="center"/>
              <w:rPr>
                <w:b w:val="0"/>
                <w:sz w:val="20"/>
                <w:szCs w:val="20"/>
                <w:vertAlign w:val="baselin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01">
            <w:pPr>
              <w:spacing w:line="240" w:lineRule="auto"/>
              <w:jc w:val="both"/>
              <w:rPr>
                <w:b w:val="0"/>
                <w:color w:val="000000"/>
                <w:sz w:val="20"/>
                <w:szCs w:val="20"/>
                <w:vertAlign w:val="baseline"/>
              </w:rPr>
            </w:pPr>
            <w:r w:rsidDel="00000000" w:rsidR="00000000" w:rsidRPr="00000000">
              <w:rPr>
                <w:color w:val="000000"/>
                <w:sz w:val="20"/>
                <w:szCs w:val="20"/>
                <w:vertAlign w:val="baseline"/>
                <w:rtl w:val="0"/>
              </w:rPr>
              <w:t xml:space="preserve">Es el</w:t>
            </w:r>
            <w:r w:rsidDel="00000000" w:rsidR="00000000" w:rsidRPr="00000000">
              <w:rPr>
                <w:b w:val="1"/>
                <w:color w:val="000000"/>
                <w:sz w:val="20"/>
                <w:szCs w:val="20"/>
                <w:vertAlign w:val="baseline"/>
                <w:rtl w:val="0"/>
              </w:rPr>
              <w:t xml:space="preserve"> </w:t>
            </w:r>
            <w:r w:rsidDel="00000000" w:rsidR="00000000" w:rsidRPr="00000000">
              <w:rPr>
                <w:sz w:val="20"/>
                <w:szCs w:val="20"/>
                <w:vertAlign w:val="baseline"/>
                <w:rtl w:val="0"/>
              </w:rPr>
              <w:t xml:space="preserve">valor que se cancela por utilizar un capital durante un periodo determinado, teniendo en cuenta las condiciones acordadas entre deudor y acreedor.</w:t>
            </w:r>
            <w:r w:rsidDel="00000000" w:rsidR="00000000" w:rsidRPr="00000000">
              <w:rPr>
                <w:rtl w:val="0"/>
              </w:rPr>
            </w:r>
          </w:p>
        </w:tc>
      </w:tr>
      <w:tr>
        <w:trPr>
          <w:trHeight w:val="214" w:hRule="atLeast"/>
        </w:trPr>
        <w:tc>
          <w:tcPr>
            <w:tcMar>
              <w:top w:w="100.0" w:type="dxa"/>
              <w:left w:w="100.0" w:type="dxa"/>
              <w:bottom w:w="100.0" w:type="dxa"/>
              <w:right w:w="100.0" w:type="dxa"/>
            </w:tcMar>
            <w:vAlign w:val="top"/>
          </w:tcPr>
          <w:p w:rsidR="00000000" w:rsidDel="00000000" w:rsidP="00000000" w:rsidRDefault="00000000" w:rsidRPr="00000000" w14:paraId="00000702">
            <w:pPr>
              <w:spacing w:line="240" w:lineRule="auto"/>
              <w:jc w:val="both"/>
              <w:rPr>
                <w:b w:val="0"/>
                <w:color w:val="666666"/>
                <w:sz w:val="20"/>
                <w:szCs w:val="20"/>
                <w:vertAlign w:val="baseline"/>
              </w:rPr>
            </w:pPr>
            <w:r w:rsidDel="00000000" w:rsidR="00000000" w:rsidRPr="00000000">
              <w:rPr>
                <w:b w:val="1"/>
                <w:color w:val="000000"/>
                <w:sz w:val="20"/>
                <w:szCs w:val="20"/>
                <w:vertAlign w:val="baseline"/>
                <w:rtl w:val="0"/>
              </w:rPr>
              <w:t xml:space="preserve">Interés compuesto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03">
            <w:pPr>
              <w:tabs>
                <w:tab w:val="left" w:pos="4320"/>
                <w:tab w:val="left" w:pos="4485"/>
                <w:tab w:val="left" w:pos="5445"/>
              </w:tabs>
              <w:rPr>
                <w:sz w:val="20"/>
                <w:szCs w:val="20"/>
                <w:vertAlign w:val="baseline"/>
              </w:rPr>
            </w:pPr>
            <w:r w:rsidDel="00000000" w:rsidR="00000000" w:rsidRPr="00000000">
              <w:rPr>
                <w:sz w:val="20"/>
                <w:szCs w:val="20"/>
                <w:highlight w:val="white"/>
                <w:vertAlign w:val="baseline"/>
                <w:rtl w:val="0"/>
              </w:rPr>
              <w:t xml:space="preserve">Es aquel que al final del período capitaliza los intereses causados en el período inmediatamente anterior.</w:t>
            </w:r>
            <w:r w:rsidDel="00000000" w:rsidR="00000000" w:rsidRPr="00000000">
              <w:rPr>
                <w:rtl w:val="0"/>
              </w:rPr>
            </w:r>
          </w:p>
        </w:tc>
      </w:tr>
      <w:tr>
        <w:trPr>
          <w:trHeight w:val="214" w:hRule="atLeast"/>
        </w:trPr>
        <w:tc>
          <w:tcPr>
            <w:tcMar>
              <w:top w:w="100.0" w:type="dxa"/>
              <w:left w:w="100.0" w:type="dxa"/>
              <w:bottom w:w="100.0" w:type="dxa"/>
              <w:right w:w="100.0" w:type="dxa"/>
            </w:tcMar>
            <w:vAlign w:val="top"/>
          </w:tcPr>
          <w:p w:rsidR="00000000" w:rsidDel="00000000" w:rsidP="00000000" w:rsidRDefault="00000000" w:rsidRPr="00000000" w14:paraId="00000704">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Interés simple</w:t>
            </w:r>
            <w:r w:rsidDel="00000000" w:rsidR="00000000" w:rsidRPr="00000000">
              <w:rPr>
                <w:rtl w:val="0"/>
              </w:rPr>
            </w:r>
          </w:p>
          <w:p w:rsidR="00000000" w:rsidDel="00000000" w:rsidP="00000000" w:rsidRDefault="00000000" w:rsidRPr="00000000" w14:paraId="00000705">
            <w:pPr>
              <w:spacing w:line="240" w:lineRule="auto"/>
              <w:jc w:val="both"/>
              <w:rPr>
                <w:b w:val="0"/>
                <w:color w:val="000000"/>
                <w:sz w:val="20"/>
                <w:szCs w:val="20"/>
                <w:vertAlign w:val="baselin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06">
            <w:pPr>
              <w:tabs>
                <w:tab w:val="left" w:pos="4320"/>
                <w:tab w:val="left" w:pos="4485"/>
                <w:tab w:val="left" w:pos="5445"/>
              </w:tabs>
              <w:jc w:val="both"/>
              <w:rPr>
                <w:sz w:val="20"/>
                <w:szCs w:val="20"/>
                <w:highlight w:val="white"/>
                <w:vertAlign w:val="baseline"/>
              </w:rPr>
            </w:pPr>
            <w:r w:rsidDel="00000000" w:rsidR="00000000" w:rsidRPr="00000000">
              <w:rPr>
                <w:sz w:val="20"/>
                <w:szCs w:val="20"/>
                <w:highlight w:val="white"/>
                <w:vertAlign w:val="baseline"/>
                <w:rtl w:val="0"/>
              </w:rPr>
              <w:t xml:space="preserve">Se llama interés simple aquél en el cual los intereses devengados en un período no ganan intereses en los períodos siguientes, independientemente de que se paguen o no. Únicamente sobre el capital principal se liquidan los intereses sin tener en cuenta los intereses precedentes causados.</w:t>
            </w:r>
          </w:p>
        </w:tc>
      </w:tr>
      <w:tr>
        <w:trPr>
          <w:trHeight w:val="214" w:hRule="atLeast"/>
        </w:trPr>
        <w:tc>
          <w:tcPr>
            <w:tcMar>
              <w:top w:w="100.0" w:type="dxa"/>
              <w:left w:w="100.0" w:type="dxa"/>
              <w:bottom w:w="100.0" w:type="dxa"/>
              <w:right w:w="100.0" w:type="dxa"/>
            </w:tcMar>
            <w:vAlign w:val="top"/>
          </w:tcPr>
          <w:p w:rsidR="00000000" w:rsidDel="00000000" w:rsidP="00000000" w:rsidRDefault="00000000" w:rsidRPr="00000000" w14:paraId="00000707">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Inversión</w:t>
            </w:r>
            <w:r w:rsidDel="00000000" w:rsidR="00000000" w:rsidRPr="00000000">
              <w:rPr>
                <w:rtl w:val="0"/>
              </w:rPr>
            </w:r>
          </w:p>
          <w:p w:rsidR="00000000" w:rsidDel="00000000" w:rsidP="00000000" w:rsidRDefault="00000000" w:rsidRPr="00000000" w14:paraId="00000708">
            <w:pPr>
              <w:spacing w:line="240" w:lineRule="auto"/>
              <w:jc w:val="both"/>
              <w:rPr>
                <w:b w:val="0"/>
                <w:color w:val="000000"/>
                <w:sz w:val="20"/>
                <w:szCs w:val="20"/>
                <w:vertAlign w:val="baselin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09">
            <w:pPr>
              <w:tabs>
                <w:tab w:val="left" w:pos="4320"/>
                <w:tab w:val="left" w:pos="4485"/>
                <w:tab w:val="left" w:pos="5445"/>
              </w:tabs>
              <w:rPr>
                <w:sz w:val="20"/>
                <w:szCs w:val="20"/>
                <w:highlight w:val="white"/>
                <w:vertAlign w:val="baseline"/>
              </w:rPr>
            </w:pPr>
            <w:r w:rsidDel="00000000" w:rsidR="00000000" w:rsidRPr="00000000">
              <w:rPr>
                <w:sz w:val="20"/>
                <w:szCs w:val="20"/>
                <w:highlight w:val="white"/>
                <w:vertAlign w:val="baseline"/>
                <w:rtl w:val="0"/>
              </w:rPr>
              <w:t xml:space="preserve">Es la asignación de recursos en el presente con el fin de obtener unos beneficios, en el futuro (Vélez, 1998).</w:t>
            </w:r>
          </w:p>
        </w:tc>
      </w:tr>
      <w:tr>
        <w:trPr>
          <w:trHeight w:val="214" w:hRule="atLeast"/>
        </w:trPr>
        <w:tc>
          <w:tcPr>
            <w:tcMar>
              <w:top w:w="100.0" w:type="dxa"/>
              <w:left w:w="100.0" w:type="dxa"/>
              <w:bottom w:w="100.0" w:type="dxa"/>
              <w:right w:w="100.0" w:type="dxa"/>
            </w:tcMar>
            <w:vAlign w:val="top"/>
          </w:tcPr>
          <w:p w:rsidR="00000000" w:rsidDel="00000000" w:rsidP="00000000" w:rsidRDefault="00000000" w:rsidRPr="00000000" w14:paraId="0000070A">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Matemáticas financieras</w:t>
            </w:r>
            <w:r w:rsidDel="00000000" w:rsidR="00000000" w:rsidRPr="00000000">
              <w:rPr>
                <w:rtl w:val="0"/>
              </w:rPr>
            </w:r>
          </w:p>
          <w:p w:rsidR="00000000" w:rsidDel="00000000" w:rsidP="00000000" w:rsidRDefault="00000000" w:rsidRPr="00000000" w14:paraId="0000070B">
            <w:pPr>
              <w:spacing w:line="240" w:lineRule="auto"/>
              <w:jc w:val="both"/>
              <w:rPr>
                <w:b w:val="0"/>
                <w:color w:val="000000"/>
                <w:sz w:val="20"/>
                <w:szCs w:val="20"/>
                <w:vertAlign w:val="baselin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0C">
            <w:pPr>
              <w:tabs>
                <w:tab w:val="left" w:pos="4320"/>
                <w:tab w:val="left" w:pos="4485"/>
                <w:tab w:val="left" w:pos="5445"/>
              </w:tabs>
              <w:rPr>
                <w:sz w:val="20"/>
                <w:szCs w:val="20"/>
                <w:vertAlign w:val="baseline"/>
              </w:rPr>
            </w:pPr>
            <w:r w:rsidDel="00000000" w:rsidR="00000000" w:rsidRPr="00000000">
              <w:rPr>
                <w:sz w:val="20"/>
                <w:szCs w:val="20"/>
                <w:vertAlign w:val="baseline"/>
                <w:rtl w:val="0"/>
              </w:rPr>
              <w:t xml:space="preserve">Es el campo de las matemáticas que aplica un ente económico para el análisis y valoración de los mercados financieros y el valor del dinero en el tiempo, mediante la aplicación de cálculos aritméticos.</w:t>
            </w:r>
          </w:p>
        </w:tc>
      </w:tr>
      <w:tr>
        <w:trPr>
          <w:trHeight w:val="214" w:hRule="atLeast"/>
        </w:trPr>
        <w:tc>
          <w:tcPr>
            <w:tcMar>
              <w:top w:w="100.0" w:type="dxa"/>
              <w:left w:w="100.0" w:type="dxa"/>
              <w:bottom w:w="100.0" w:type="dxa"/>
              <w:right w:w="100.0" w:type="dxa"/>
            </w:tcMar>
            <w:vAlign w:val="top"/>
          </w:tcPr>
          <w:p w:rsidR="00000000" w:rsidDel="00000000" w:rsidP="00000000" w:rsidRDefault="00000000" w:rsidRPr="00000000" w14:paraId="0000070D">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Tabla de amortización</w:t>
            </w:r>
            <w:r w:rsidDel="00000000" w:rsidR="00000000" w:rsidRPr="00000000">
              <w:rPr>
                <w:rtl w:val="0"/>
              </w:rPr>
            </w:r>
          </w:p>
          <w:p w:rsidR="00000000" w:rsidDel="00000000" w:rsidP="00000000" w:rsidRDefault="00000000" w:rsidRPr="00000000" w14:paraId="0000070E">
            <w:pPr>
              <w:spacing w:line="240" w:lineRule="auto"/>
              <w:jc w:val="both"/>
              <w:rPr>
                <w:b w:val="0"/>
                <w:color w:val="000000"/>
                <w:sz w:val="20"/>
                <w:szCs w:val="20"/>
                <w:vertAlign w:val="baselin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0F">
            <w:pPr>
              <w:tabs>
                <w:tab w:val="left" w:pos="4320"/>
                <w:tab w:val="left" w:pos="4485"/>
                <w:tab w:val="left" w:pos="5445"/>
              </w:tabs>
              <w:rPr>
                <w:color w:val="000000"/>
                <w:sz w:val="20"/>
                <w:szCs w:val="20"/>
                <w:vertAlign w:val="baseline"/>
              </w:rPr>
            </w:pPr>
            <w:r w:rsidDel="00000000" w:rsidR="00000000" w:rsidRPr="00000000">
              <w:rPr>
                <w:color w:val="000000"/>
                <w:sz w:val="20"/>
                <w:szCs w:val="20"/>
                <w:vertAlign w:val="baseline"/>
                <w:rtl w:val="0"/>
              </w:rPr>
              <w:t xml:space="preserve">Es un cuadro de pagos que refleja la cuota acordada con el pago, que se compone de abono a capital e intereses durante un periodo y tasa determinada.</w:t>
            </w:r>
          </w:p>
          <w:p w:rsidR="00000000" w:rsidDel="00000000" w:rsidP="00000000" w:rsidRDefault="00000000" w:rsidRPr="00000000" w14:paraId="00000710">
            <w:pPr>
              <w:tabs>
                <w:tab w:val="left" w:pos="4320"/>
                <w:tab w:val="left" w:pos="4485"/>
                <w:tab w:val="left" w:pos="5445"/>
              </w:tabs>
              <w:rPr>
                <w:sz w:val="20"/>
                <w:szCs w:val="20"/>
                <w:vertAlign w:val="baseline"/>
              </w:rPr>
            </w:pPr>
            <w:r w:rsidDel="00000000" w:rsidR="00000000" w:rsidRPr="00000000">
              <w:rPr>
                <w:rtl w:val="0"/>
              </w:rPr>
            </w:r>
          </w:p>
        </w:tc>
      </w:tr>
      <w:tr>
        <w:trPr>
          <w:trHeight w:val="214" w:hRule="atLeast"/>
        </w:trPr>
        <w:tc>
          <w:tcPr>
            <w:tcMar>
              <w:top w:w="100.0" w:type="dxa"/>
              <w:left w:w="100.0" w:type="dxa"/>
              <w:bottom w:w="100.0" w:type="dxa"/>
              <w:right w:w="100.0" w:type="dxa"/>
            </w:tcMar>
            <w:vAlign w:val="top"/>
          </w:tcPr>
          <w:p w:rsidR="00000000" w:rsidDel="00000000" w:rsidP="00000000" w:rsidRDefault="00000000" w:rsidRPr="00000000" w14:paraId="00000711">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Tasa de interés</w:t>
            </w:r>
            <w:r w:rsidDel="00000000" w:rsidR="00000000" w:rsidRPr="00000000">
              <w:rPr>
                <w:rtl w:val="0"/>
              </w:rPr>
            </w:r>
          </w:p>
          <w:p w:rsidR="00000000" w:rsidDel="00000000" w:rsidP="00000000" w:rsidRDefault="00000000" w:rsidRPr="00000000" w14:paraId="00000712">
            <w:pPr>
              <w:spacing w:line="240" w:lineRule="auto"/>
              <w:jc w:val="both"/>
              <w:rPr>
                <w:b w:val="0"/>
                <w:color w:val="000000"/>
                <w:sz w:val="20"/>
                <w:szCs w:val="20"/>
                <w:vertAlign w:val="baselin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13">
            <w:pPr>
              <w:tabs>
                <w:tab w:val="left" w:pos="4320"/>
                <w:tab w:val="left" w:pos="4485"/>
                <w:tab w:val="left" w:pos="5445"/>
              </w:tabs>
              <w:jc w:val="both"/>
              <w:rPr>
                <w:color w:val="000000"/>
                <w:sz w:val="20"/>
                <w:szCs w:val="20"/>
                <w:vertAlign w:val="baseline"/>
              </w:rPr>
            </w:pPr>
            <w:r w:rsidDel="00000000" w:rsidR="00000000" w:rsidRPr="00000000">
              <w:rPr>
                <w:color w:val="000000"/>
                <w:sz w:val="20"/>
                <w:szCs w:val="20"/>
                <w:vertAlign w:val="baseline"/>
                <w:rtl w:val="0"/>
              </w:rPr>
              <w:t xml:space="preserve">Es la proporción dada normalmente en porcentaje, que se usa para determinar el costo del uso del dinero en un tiempo determinado.</w:t>
            </w:r>
          </w:p>
        </w:tc>
      </w:tr>
      <w:tr>
        <w:trPr>
          <w:trHeight w:val="214" w:hRule="atLeast"/>
        </w:trPr>
        <w:tc>
          <w:tcPr>
            <w:tcMar>
              <w:top w:w="100.0" w:type="dxa"/>
              <w:left w:w="100.0" w:type="dxa"/>
              <w:bottom w:w="100.0" w:type="dxa"/>
              <w:right w:w="100.0" w:type="dxa"/>
            </w:tcMar>
            <w:vAlign w:val="top"/>
          </w:tcPr>
          <w:p w:rsidR="00000000" w:rsidDel="00000000" w:rsidP="00000000" w:rsidRDefault="00000000" w:rsidRPr="00000000" w14:paraId="00000714">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Tasa efectiva</w:t>
            </w:r>
            <w:r w:rsidDel="00000000" w:rsidR="00000000" w:rsidRPr="00000000">
              <w:rPr>
                <w:rtl w:val="0"/>
              </w:rPr>
            </w:r>
          </w:p>
          <w:p w:rsidR="00000000" w:rsidDel="00000000" w:rsidP="00000000" w:rsidRDefault="00000000" w:rsidRPr="00000000" w14:paraId="00000715">
            <w:pPr>
              <w:spacing w:line="240" w:lineRule="auto"/>
              <w:jc w:val="both"/>
              <w:rPr>
                <w:b w:val="0"/>
                <w:color w:val="000000"/>
                <w:sz w:val="20"/>
                <w:szCs w:val="20"/>
                <w:vertAlign w:val="baselin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16">
            <w:pPr>
              <w:tabs>
                <w:tab w:val="left" w:pos="4320"/>
                <w:tab w:val="left" w:pos="4485"/>
                <w:tab w:val="left" w:pos="5445"/>
              </w:tabs>
              <w:jc w:val="both"/>
              <w:rPr>
                <w:sz w:val="20"/>
                <w:szCs w:val="20"/>
                <w:highlight w:val="white"/>
                <w:vertAlign w:val="baseline"/>
              </w:rPr>
            </w:pPr>
            <w:r w:rsidDel="00000000" w:rsidR="00000000" w:rsidRPr="00000000">
              <w:rPr>
                <w:sz w:val="20"/>
                <w:szCs w:val="20"/>
                <w:highlight w:val="white"/>
                <w:vertAlign w:val="baseline"/>
                <w:rtl w:val="0"/>
              </w:rPr>
              <w:t xml:space="preserve">Se paga o se recibe por un préstamo o un ahorro cuando no se retiran los intereses, se asimila a un interés compuesto. Esta tasa es una medida que permite comparar las tasas de interés nominales anuales bajo diferentes modalidades de pago, ya que generalmente se parte de una tasa efectiva para establecer la tasa nominal que se pagará o recibirá por un préstamo o un ahorro.</w:t>
            </w:r>
          </w:p>
        </w:tc>
      </w:tr>
      <w:tr>
        <w:trPr>
          <w:trHeight w:val="214" w:hRule="atLeast"/>
        </w:trPr>
        <w:tc>
          <w:tcPr>
            <w:tcMar>
              <w:top w:w="100.0" w:type="dxa"/>
              <w:left w:w="100.0" w:type="dxa"/>
              <w:bottom w:w="100.0" w:type="dxa"/>
              <w:right w:w="100.0" w:type="dxa"/>
            </w:tcMar>
            <w:vAlign w:val="top"/>
          </w:tcPr>
          <w:p w:rsidR="00000000" w:rsidDel="00000000" w:rsidP="00000000" w:rsidRDefault="00000000" w:rsidRPr="00000000" w14:paraId="00000717">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Tasa interna de retorno (TIR)</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18">
            <w:pPr>
              <w:tabs>
                <w:tab w:val="left" w:pos="4320"/>
                <w:tab w:val="left" w:pos="4485"/>
                <w:tab w:val="left" w:pos="5445"/>
              </w:tabs>
              <w:jc w:val="both"/>
              <w:rPr>
                <w:b w:val="0"/>
                <w:sz w:val="20"/>
                <w:szCs w:val="20"/>
                <w:vertAlign w:val="baseline"/>
              </w:rPr>
            </w:pPr>
            <w:r w:rsidDel="00000000" w:rsidR="00000000" w:rsidRPr="00000000">
              <w:rPr>
                <w:color w:val="000000"/>
                <w:sz w:val="20"/>
                <w:szCs w:val="20"/>
                <w:vertAlign w:val="baseline"/>
                <w:rtl w:val="0"/>
              </w:rPr>
              <w:t xml:space="preserve">Es un indicador de rentabilidad que se utiliza en su mayoría para evaluar proyectos de inversión.</w:t>
            </w:r>
            <w:r w:rsidDel="00000000" w:rsidR="00000000" w:rsidRPr="00000000">
              <w:rPr>
                <w:rtl w:val="0"/>
              </w:rPr>
            </w:r>
          </w:p>
          <w:p w:rsidR="00000000" w:rsidDel="00000000" w:rsidP="00000000" w:rsidRDefault="00000000" w:rsidRPr="00000000" w14:paraId="00000719">
            <w:pPr>
              <w:tabs>
                <w:tab w:val="left" w:pos="4320"/>
                <w:tab w:val="left" w:pos="4485"/>
                <w:tab w:val="left" w:pos="5445"/>
              </w:tabs>
              <w:jc w:val="both"/>
              <w:rPr>
                <w:sz w:val="20"/>
                <w:szCs w:val="20"/>
                <w:highlight w:val="white"/>
                <w:vertAlign w:val="baseline"/>
              </w:rPr>
            </w:pPr>
            <w:r w:rsidDel="00000000" w:rsidR="00000000" w:rsidRPr="00000000">
              <w:rPr>
                <w:rtl w:val="0"/>
              </w:rPr>
            </w:r>
          </w:p>
        </w:tc>
      </w:tr>
      <w:tr>
        <w:trPr>
          <w:trHeight w:val="214" w:hRule="atLeast"/>
        </w:trPr>
        <w:tc>
          <w:tcPr>
            <w:tcMar>
              <w:top w:w="100.0" w:type="dxa"/>
              <w:left w:w="100.0" w:type="dxa"/>
              <w:bottom w:w="100.0" w:type="dxa"/>
              <w:right w:w="100.0" w:type="dxa"/>
            </w:tcMar>
            <w:vAlign w:val="top"/>
          </w:tcPr>
          <w:p w:rsidR="00000000" w:rsidDel="00000000" w:rsidP="00000000" w:rsidRDefault="00000000" w:rsidRPr="00000000" w14:paraId="0000071A">
            <w:pPr>
              <w:spacing w:line="240" w:lineRule="auto"/>
              <w:jc w:val="both"/>
              <w:rPr>
                <w:b w:val="0"/>
                <w:sz w:val="20"/>
                <w:szCs w:val="20"/>
                <w:vertAlign w:val="baseline"/>
              </w:rPr>
            </w:pPr>
            <w:r w:rsidDel="00000000" w:rsidR="00000000" w:rsidRPr="00000000">
              <w:rPr>
                <w:b w:val="1"/>
                <w:sz w:val="20"/>
                <w:szCs w:val="20"/>
                <w:vertAlign w:val="baseline"/>
                <w:rtl w:val="0"/>
              </w:rPr>
              <w:t xml:space="preserve">Tasa nominal</w:t>
            </w:r>
            <w:r w:rsidDel="00000000" w:rsidR="00000000" w:rsidRPr="00000000">
              <w:rPr>
                <w:rtl w:val="0"/>
              </w:rPr>
            </w:r>
          </w:p>
          <w:p w:rsidR="00000000" w:rsidDel="00000000" w:rsidP="00000000" w:rsidRDefault="00000000" w:rsidRPr="00000000" w14:paraId="0000071B">
            <w:pPr>
              <w:spacing w:line="240" w:lineRule="auto"/>
              <w:jc w:val="both"/>
              <w:rPr>
                <w:b w:val="0"/>
                <w:color w:val="000000"/>
                <w:sz w:val="20"/>
                <w:szCs w:val="20"/>
                <w:vertAlign w:val="baselin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1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Es aquella que se paga por un préstamo o una cuenta de ahorros y no se suma al capital, es expresada en términos anuales con una frecuencia de tiempo de pago.</w:t>
            </w:r>
            <w:r w:rsidDel="00000000" w:rsidR="00000000" w:rsidRPr="00000000">
              <w:rPr>
                <w:rtl w:val="0"/>
              </w:rPr>
            </w:r>
          </w:p>
        </w:tc>
      </w:tr>
      <w:tr>
        <w:trPr>
          <w:trHeight w:val="214" w:hRule="atLeast"/>
        </w:trPr>
        <w:tc>
          <w:tcPr>
            <w:tcMar>
              <w:top w:w="100.0" w:type="dxa"/>
              <w:left w:w="100.0" w:type="dxa"/>
              <w:bottom w:w="100.0" w:type="dxa"/>
              <w:right w:w="100.0" w:type="dxa"/>
            </w:tcMar>
            <w:vAlign w:val="top"/>
          </w:tcPr>
          <w:p w:rsidR="00000000" w:rsidDel="00000000" w:rsidP="00000000" w:rsidRDefault="00000000" w:rsidRPr="00000000" w14:paraId="0000071D">
            <w:pPr>
              <w:spacing w:line="240" w:lineRule="auto"/>
              <w:jc w:val="both"/>
              <w:rPr>
                <w:b w:val="0"/>
                <w:sz w:val="20"/>
                <w:szCs w:val="20"/>
                <w:vertAlign w:val="baseline"/>
              </w:rPr>
            </w:pPr>
            <w:r w:rsidDel="00000000" w:rsidR="00000000" w:rsidRPr="00000000">
              <w:rPr>
                <w:b w:val="1"/>
                <w:sz w:val="20"/>
                <w:szCs w:val="20"/>
                <w:vertAlign w:val="baseline"/>
                <w:rtl w:val="0"/>
              </w:rPr>
              <w:t xml:space="preserve">Valor del dinero en el tiempo</w:t>
            </w:r>
            <w:r w:rsidDel="00000000" w:rsidR="00000000" w:rsidRPr="00000000">
              <w:rPr>
                <w:rtl w:val="0"/>
              </w:rPr>
            </w:r>
          </w:p>
          <w:p w:rsidR="00000000" w:rsidDel="00000000" w:rsidP="00000000" w:rsidRDefault="00000000" w:rsidRPr="00000000" w14:paraId="0000071E">
            <w:pPr>
              <w:spacing w:line="240" w:lineRule="auto"/>
              <w:jc w:val="both"/>
              <w:rPr>
                <w:b w:val="0"/>
                <w:sz w:val="20"/>
                <w:szCs w:val="20"/>
                <w:vertAlign w:val="baselin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1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dinero es un bien, cuya principal característica es que se puede intercambiar libre y universalmente por otros bienes o servicios.</w:t>
            </w:r>
          </w:p>
        </w:tc>
      </w:tr>
      <w:tr>
        <w:trPr>
          <w:trHeight w:val="214" w:hRule="atLeast"/>
        </w:trPr>
        <w:tc>
          <w:tcPr>
            <w:tcMar>
              <w:top w:w="100.0" w:type="dxa"/>
              <w:left w:w="100.0" w:type="dxa"/>
              <w:bottom w:w="100.0" w:type="dxa"/>
              <w:right w:w="100.0" w:type="dxa"/>
            </w:tcMar>
            <w:vAlign w:val="top"/>
          </w:tcPr>
          <w:p w:rsidR="00000000" w:rsidDel="00000000" w:rsidP="00000000" w:rsidRDefault="00000000" w:rsidRPr="00000000" w14:paraId="00000720">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Valor Futuro</w:t>
            </w:r>
            <w:r w:rsidDel="00000000" w:rsidR="00000000" w:rsidRPr="00000000">
              <w:rPr>
                <w:rtl w:val="0"/>
              </w:rPr>
            </w:r>
          </w:p>
          <w:p w:rsidR="00000000" w:rsidDel="00000000" w:rsidP="00000000" w:rsidRDefault="00000000" w:rsidRPr="00000000" w14:paraId="00000721">
            <w:pPr>
              <w:spacing w:line="240" w:lineRule="auto"/>
              <w:jc w:val="both"/>
              <w:rPr>
                <w:b w:val="0"/>
                <w:sz w:val="20"/>
                <w:szCs w:val="20"/>
                <w:vertAlign w:val="baselin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22">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Describe el crecimiento de un capital, o inversión, dada una tasa de interés y un tiempo. </w:t>
            </w:r>
          </w:p>
        </w:tc>
      </w:tr>
      <w:tr>
        <w:trPr>
          <w:trHeight w:val="253" w:hRule="atLeast"/>
        </w:trPr>
        <w:tc>
          <w:tcPr>
            <w:tcMar>
              <w:top w:w="100.0" w:type="dxa"/>
              <w:left w:w="100.0" w:type="dxa"/>
              <w:bottom w:w="100.0" w:type="dxa"/>
              <w:right w:w="100.0" w:type="dxa"/>
            </w:tcMar>
            <w:vAlign w:val="top"/>
          </w:tcPr>
          <w:p w:rsidR="00000000" w:rsidDel="00000000" w:rsidP="00000000" w:rsidRDefault="00000000" w:rsidRPr="00000000" w14:paraId="00000723">
            <w:pPr>
              <w:spacing w:line="240" w:lineRule="auto"/>
              <w:jc w:val="both"/>
              <w:rPr>
                <w:b w:val="0"/>
                <w:sz w:val="20"/>
                <w:szCs w:val="20"/>
                <w:vertAlign w:val="baseline"/>
              </w:rPr>
            </w:pPr>
            <w:r w:rsidDel="00000000" w:rsidR="00000000" w:rsidRPr="00000000">
              <w:rPr>
                <w:b w:val="1"/>
                <w:color w:val="000000"/>
                <w:sz w:val="20"/>
                <w:szCs w:val="20"/>
                <w:vertAlign w:val="baseline"/>
                <w:rtl w:val="0"/>
              </w:rPr>
              <w:t xml:space="preserve">Valor presente o actual</w:t>
            </w:r>
            <w:r w:rsidDel="00000000" w:rsidR="00000000" w:rsidRPr="00000000">
              <w:rPr>
                <w:rtl w:val="0"/>
              </w:rPr>
            </w:r>
          </w:p>
          <w:p w:rsidR="00000000" w:rsidDel="00000000" w:rsidP="00000000" w:rsidRDefault="00000000" w:rsidRPr="00000000" w14:paraId="00000724">
            <w:pPr>
              <w:spacing w:line="240" w:lineRule="auto"/>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725">
            <w:pPr>
              <w:spacing w:line="240" w:lineRule="auto"/>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726">
            <w:pPr>
              <w:spacing w:line="240" w:lineRule="auto"/>
              <w:jc w:val="both"/>
              <w:rPr>
                <w:b w:val="0"/>
                <w:color w:val="000000"/>
                <w:sz w:val="20"/>
                <w:szCs w:val="20"/>
                <w:vertAlign w:val="baselin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27">
            <w:pPr>
              <w:spacing w:line="240" w:lineRule="auto"/>
              <w:jc w:val="both"/>
              <w:rPr>
                <w:sz w:val="20"/>
                <w:szCs w:val="20"/>
                <w:vertAlign w:val="baseline"/>
              </w:rPr>
            </w:pPr>
            <w:r w:rsidDel="00000000" w:rsidR="00000000" w:rsidRPr="00000000">
              <w:rPr>
                <w:sz w:val="20"/>
                <w:szCs w:val="20"/>
                <w:vertAlign w:val="baseline"/>
                <w:rtl w:val="0"/>
              </w:rPr>
              <w:t xml:space="preserve">Describe los flujos de dinero futuros, que a una tasa de interés de descuento y periodos dados representa valores presentes.</w:t>
            </w:r>
          </w:p>
        </w:tc>
      </w:tr>
      <w:tr>
        <w:trPr>
          <w:trHeight w:val="253" w:hRule="atLeast"/>
        </w:trPr>
        <w:tc>
          <w:tcPr>
            <w:tcMar>
              <w:top w:w="100.0" w:type="dxa"/>
              <w:left w:w="100.0" w:type="dxa"/>
              <w:bottom w:w="100.0" w:type="dxa"/>
              <w:right w:w="100.0" w:type="dxa"/>
            </w:tcMar>
            <w:vAlign w:val="top"/>
          </w:tcPr>
          <w:p w:rsidR="00000000" w:rsidDel="00000000" w:rsidP="00000000" w:rsidRDefault="00000000" w:rsidRPr="00000000" w14:paraId="00000728">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Valor presente Neto</w:t>
            </w:r>
            <w:r w:rsidDel="00000000" w:rsidR="00000000" w:rsidRPr="00000000">
              <w:rPr>
                <w:rtl w:val="0"/>
              </w:rPr>
            </w:r>
          </w:p>
          <w:p w:rsidR="00000000" w:rsidDel="00000000" w:rsidP="00000000" w:rsidRDefault="00000000" w:rsidRPr="00000000" w14:paraId="00000729">
            <w:pPr>
              <w:spacing w:line="240" w:lineRule="auto"/>
              <w:jc w:val="both"/>
              <w:rPr>
                <w:b w:val="0"/>
                <w:color w:val="000000"/>
                <w:sz w:val="20"/>
                <w:szCs w:val="20"/>
                <w:vertAlign w:val="baselin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2A">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sz w:val="20"/>
                <w:szCs w:val="20"/>
                <w:highlight w:val="white"/>
                <w:vertAlign w:val="baseline"/>
                <w:rtl w:val="0"/>
              </w:rPr>
              <w:t xml:space="preserve">Es una cifra monetaria que resulta de comparar el valor presente de los ingresos con el valor presente de los ingresos. El VPN es una alternativa de inversión utilizada frecuentemente para medir el desempeño de la inversión.</w:t>
            </w:r>
            <w:r w:rsidDel="00000000" w:rsidR="00000000" w:rsidRPr="00000000">
              <w:rPr>
                <w:rtl w:val="0"/>
              </w:rPr>
            </w:r>
          </w:p>
        </w:tc>
      </w:tr>
      <w:tr>
        <w:trPr>
          <w:trHeight w:val="253" w:hRule="atLeast"/>
        </w:trPr>
        <w:tc>
          <w:tcPr>
            <w:tcMar>
              <w:top w:w="100.0" w:type="dxa"/>
              <w:left w:w="100.0" w:type="dxa"/>
              <w:bottom w:w="100.0" w:type="dxa"/>
              <w:right w:w="100.0" w:type="dxa"/>
            </w:tcMar>
            <w:vAlign w:val="top"/>
          </w:tcPr>
          <w:p w:rsidR="00000000" w:rsidDel="00000000" w:rsidP="00000000" w:rsidRDefault="00000000" w:rsidRPr="00000000" w14:paraId="0000072B">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Valor razonable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2C">
            <w:pPr>
              <w:tabs>
                <w:tab w:val="left" w:pos="4320"/>
                <w:tab w:val="left" w:pos="4485"/>
                <w:tab w:val="left" w:pos="5445"/>
              </w:tabs>
              <w:jc w:val="both"/>
              <w:rPr>
                <w:color w:val="000000"/>
                <w:sz w:val="20"/>
                <w:szCs w:val="20"/>
                <w:vertAlign w:val="baseline"/>
              </w:rPr>
            </w:pPr>
            <w:r w:rsidDel="00000000" w:rsidR="00000000" w:rsidRPr="00000000">
              <w:rPr>
                <w:sz w:val="20"/>
                <w:szCs w:val="20"/>
                <w:vertAlign w:val="baseline"/>
                <w:rtl w:val="0"/>
              </w:rPr>
              <w:t xml:space="preserve">El valor razonable es una medición basada en el mercado.</w:t>
            </w:r>
            <w:r w:rsidDel="00000000" w:rsidR="00000000" w:rsidRPr="00000000">
              <w:rPr>
                <w:rtl w:val="0"/>
              </w:rPr>
            </w:r>
          </w:p>
        </w:tc>
      </w:tr>
    </w:tbl>
    <w:p w:rsidR="00000000" w:rsidDel="00000000" w:rsidP="00000000" w:rsidRDefault="00000000" w:rsidRPr="00000000" w14:paraId="0000072D">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72E">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72F">
      <w:pPr>
        <w:numPr>
          <w:ilvl w:val="0"/>
          <w:numId w:val="4"/>
        </w:numPr>
        <w:pBdr>
          <w:top w:space="0" w:sz="0" w:val="nil"/>
          <w:left w:space="0" w:sz="0" w:val="nil"/>
          <w:bottom w:space="0" w:sz="0" w:val="nil"/>
          <w:right w:space="0" w:sz="0" w:val="nil"/>
          <w:between w:space="0" w:sz="0" w:val="nil"/>
        </w:pBdr>
        <w:ind w:left="426" w:hanging="426"/>
        <w:jc w:val="both"/>
        <w:rPr>
          <w:b w:val="0"/>
          <w:color w:val="000000"/>
          <w:sz w:val="20"/>
          <w:szCs w:val="20"/>
          <w:vertAlign w:val="baseline"/>
        </w:rPr>
      </w:pPr>
      <w:r w:rsidDel="00000000" w:rsidR="00000000" w:rsidRPr="00000000">
        <w:rPr>
          <w:b w:val="1"/>
          <w:color w:val="000000"/>
          <w:sz w:val="20"/>
          <w:szCs w:val="20"/>
          <w:vertAlign w:val="baseline"/>
          <w:rtl w:val="0"/>
        </w:rPr>
        <w:t xml:space="preserve">REFERENCIAS BIBLIOGRÁFICAS: </w:t>
      </w:r>
      <w:r w:rsidDel="00000000" w:rsidR="00000000" w:rsidRPr="00000000">
        <w:rPr>
          <w:rtl w:val="0"/>
        </w:rPr>
      </w:r>
    </w:p>
    <w:p w:rsidR="00000000" w:rsidDel="00000000" w:rsidP="00000000" w:rsidRDefault="00000000" w:rsidRPr="00000000" w14:paraId="00000730">
      <w:pPr>
        <w:spacing w:line="240" w:lineRule="auto"/>
        <w:rPr>
          <w:sz w:val="20"/>
          <w:szCs w:val="20"/>
          <w:vertAlign w:val="baseline"/>
        </w:rPr>
      </w:pPr>
      <w:r w:rsidDel="00000000" w:rsidR="00000000" w:rsidRPr="00000000">
        <w:rPr>
          <w:rtl w:val="0"/>
        </w:rPr>
      </w:r>
    </w:p>
    <w:tbl>
      <w:tblPr>
        <w:tblStyle w:val="Table26"/>
        <w:tblW w:w="10726.0" w:type="dxa"/>
        <w:jc w:val="left"/>
        <w:tblInd w:w="-40.0" w:type="dxa"/>
        <w:tblLayout w:type="fixed"/>
        <w:tblLook w:val="0000"/>
      </w:tblPr>
      <w:tblGrid>
        <w:gridCol w:w="10726"/>
        <w:tblGridChange w:id="0">
          <w:tblGrid>
            <w:gridCol w:w="10726"/>
          </w:tblGrid>
        </w:tblGridChange>
      </w:tblGrid>
      <w:tr>
        <w:trPr>
          <w:trHeight w:val="204" w:hRule="atLeast"/>
        </w:trPr>
        <w:tc>
          <w:tcPr>
            <w:tcBorders>
              <w:top w:color="000000" w:space="0" w:sz="12" w:val="single"/>
              <w:left w:color="000000" w:space="0" w:sz="12" w:val="single"/>
              <w:bottom w:color="000000" w:space="0" w:sz="12" w:val="single"/>
              <w:right w:color="000000" w:space="0" w:sz="12" w:val="single"/>
            </w:tcBorders>
            <w:shd w:fill="fbe4d5" w:val="clear"/>
            <w:tcMar>
              <w:top w:w="100.0" w:type="dxa"/>
              <w:left w:w="100.0" w:type="dxa"/>
              <w:bottom w:w="100.0" w:type="dxa"/>
              <w:right w:w="100.0" w:type="dxa"/>
            </w:tcMar>
            <w:vAlign w:val="top"/>
          </w:tcPr>
          <w:p w:rsidR="00000000" w:rsidDel="00000000" w:rsidP="00000000" w:rsidRDefault="00000000" w:rsidRPr="00000000" w14:paraId="00000731">
            <w:pPr>
              <w:spacing w:line="240" w:lineRule="auto"/>
              <w:jc w:val="center"/>
              <w:rPr>
                <w:b w:val="0"/>
                <w:sz w:val="20"/>
                <w:szCs w:val="20"/>
                <w:vertAlign w:val="baseline"/>
              </w:rPr>
            </w:pPr>
            <w:r w:rsidDel="00000000" w:rsidR="00000000" w:rsidRPr="00000000">
              <w:rPr>
                <w:b w:val="1"/>
                <w:color w:val="000000"/>
                <w:sz w:val="20"/>
                <w:szCs w:val="20"/>
                <w:vertAlign w:val="baseline"/>
                <w:rtl w:val="0"/>
              </w:rPr>
              <w:t xml:space="preserve">REFERENCIAS BIBLIOGRÁFICAS </w:t>
            </w:r>
            <w:r w:rsidDel="00000000" w:rsidR="00000000" w:rsidRPr="00000000">
              <w:rPr>
                <w:rtl w:val="0"/>
              </w:rPr>
            </w:r>
          </w:p>
        </w:tc>
      </w:tr>
      <w:tr>
        <w:trPr>
          <w:trHeight w:val="227"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2">
            <w:pPr>
              <w:shd w:fill="ffffff" w:val="clear"/>
              <w:ind w:left="432" w:hanging="425"/>
              <w:rPr>
                <w:sz w:val="20"/>
                <w:szCs w:val="20"/>
                <w:vertAlign w:val="baseline"/>
              </w:rPr>
            </w:pPr>
            <w:bookmarkStart w:colFirst="0" w:colLast="0" w:name="_heading=h.3znysh7" w:id="3"/>
            <w:bookmarkEnd w:id="3"/>
            <w:r w:rsidDel="00000000" w:rsidR="00000000" w:rsidRPr="00000000">
              <w:rPr>
                <w:sz w:val="20"/>
                <w:szCs w:val="20"/>
                <w:vertAlign w:val="baseline"/>
                <w:rtl w:val="0"/>
              </w:rPr>
              <w:t xml:space="preserve">Consejo Técnico de la Contaduría Pública (CTCP) (s.f). </w:t>
            </w:r>
            <w:r w:rsidDel="00000000" w:rsidR="00000000" w:rsidRPr="00000000">
              <w:rPr>
                <w:i w:val="1"/>
                <w:sz w:val="20"/>
                <w:szCs w:val="20"/>
                <w:vertAlign w:val="baseline"/>
                <w:rtl w:val="0"/>
              </w:rPr>
              <w:t xml:space="preserve">Norma Internacional de Información Financiera 13 Medición del Valor Razonable.</w:t>
            </w:r>
            <w:r w:rsidDel="00000000" w:rsidR="00000000" w:rsidRPr="00000000">
              <w:rPr>
                <w:sz w:val="20"/>
                <w:szCs w:val="20"/>
                <w:vertAlign w:val="baseline"/>
                <w:rtl w:val="0"/>
              </w:rPr>
              <w:t xml:space="preserve"> </w:t>
            </w:r>
            <w:hyperlink r:id="rId89">
              <w:r w:rsidDel="00000000" w:rsidR="00000000" w:rsidRPr="00000000">
                <w:rPr>
                  <w:sz w:val="20"/>
                  <w:szCs w:val="20"/>
                  <w:vertAlign w:val="baseline"/>
                  <w:rtl w:val="0"/>
                </w:rPr>
                <w:t xml:space="preserve">http://www.ctcp.gov.co/proyectos/contabilidad-e-informacion-financiera/documentos-organismos-internacionales/compilacion-marcos-tecnicos-de-informacion-financi/1534363802-6328</w:t>
              </w:r>
            </w:hyperlink>
            <w:r w:rsidDel="00000000" w:rsidR="00000000" w:rsidRPr="00000000">
              <w:rPr>
                <w:rtl w:val="0"/>
              </w:rPr>
            </w:r>
          </w:p>
        </w:tc>
      </w:tr>
      <w:tr>
        <w:trPr>
          <w:trHeight w:val="227"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3">
            <w:pPr>
              <w:shd w:fill="ffffff" w:val="clear"/>
              <w:ind w:left="432" w:hanging="425"/>
              <w:rPr>
                <w:sz w:val="20"/>
                <w:szCs w:val="20"/>
                <w:vertAlign w:val="baseline"/>
              </w:rPr>
            </w:pPr>
            <w:r w:rsidDel="00000000" w:rsidR="00000000" w:rsidRPr="00000000">
              <w:rPr>
                <w:sz w:val="20"/>
                <w:szCs w:val="20"/>
                <w:vertAlign w:val="baseline"/>
                <w:rtl w:val="0"/>
              </w:rPr>
              <w:t xml:space="preserve">Decreto 2420 de diciembre 14 de 2015. Decreto Único Reglamentario de las Normas de Contabilidad, de Información Financiera.</w:t>
            </w:r>
          </w:p>
        </w:tc>
      </w:tr>
      <w:tr>
        <w:trPr>
          <w:trHeight w:val="227"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4">
            <w:pPr>
              <w:shd w:fill="ffffff" w:val="clear"/>
              <w:jc w:val="both"/>
              <w:rPr>
                <w:sz w:val="20"/>
                <w:szCs w:val="20"/>
                <w:vertAlign w:val="baseline"/>
              </w:rPr>
            </w:pPr>
            <w:r w:rsidDel="00000000" w:rsidR="00000000" w:rsidRPr="00000000">
              <w:rPr>
                <w:sz w:val="20"/>
                <w:szCs w:val="20"/>
                <w:vertAlign w:val="baseline"/>
                <w:rtl w:val="0"/>
              </w:rPr>
              <w:t xml:space="preserve">García, A. (1998).</w:t>
            </w:r>
            <w:r w:rsidDel="00000000" w:rsidR="00000000" w:rsidRPr="00000000">
              <w:rPr>
                <w:i w:val="1"/>
                <w:sz w:val="20"/>
                <w:szCs w:val="20"/>
                <w:vertAlign w:val="baseline"/>
                <w:rtl w:val="0"/>
              </w:rPr>
              <w:t xml:space="preserve"> Evaluación de proyectos de inversión. </w:t>
            </w:r>
            <w:r w:rsidDel="00000000" w:rsidR="00000000" w:rsidRPr="00000000">
              <w:rPr>
                <w:sz w:val="20"/>
                <w:szCs w:val="20"/>
                <w:vertAlign w:val="baseline"/>
                <w:rtl w:val="0"/>
              </w:rPr>
              <w:t xml:space="preserve">McGraw-Hill.</w:t>
            </w:r>
          </w:p>
        </w:tc>
      </w:tr>
      <w:tr>
        <w:trPr>
          <w:trHeight w:val="227"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5">
            <w:pPr>
              <w:shd w:fill="ffffff" w:val="clear"/>
              <w:jc w:val="both"/>
              <w:rPr>
                <w:sz w:val="20"/>
                <w:szCs w:val="20"/>
                <w:vertAlign w:val="baseline"/>
              </w:rPr>
            </w:pPr>
            <w:r w:rsidDel="00000000" w:rsidR="00000000" w:rsidRPr="00000000">
              <w:rPr>
                <w:sz w:val="20"/>
                <w:szCs w:val="20"/>
                <w:vertAlign w:val="baseline"/>
                <w:rtl w:val="0"/>
              </w:rPr>
              <w:t xml:space="preserve">Kozikowski, Z. (2007). </w:t>
            </w:r>
            <w:r w:rsidDel="00000000" w:rsidR="00000000" w:rsidRPr="00000000">
              <w:rPr>
                <w:i w:val="1"/>
                <w:sz w:val="20"/>
                <w:szCs w:val="20"/>
                <w:vertAlign w:val="baseline"/>
                <w:rtl w:val="0"/>
              </w:rPr>
              <w:t xml:space="preserve">Matemáticas financieras: el valor del dinero en el tiempo</w:t>
            </w:r>
            <w:r w:rsidDel="00000000" w:rsidR="00000000" w:rsidRPr="00000000">
              <w:rPr>
                <w:sz w:val="20"/>
                <w:szCs w:val="20"/>
                <w:vertAlign w:val="baseline"/>
                <w:rtl w:val="0"/>
              </w:rPr>
              <w:t xml:space="preserve">. McGraw-Hill Interamericana. </w:t>
            </w:r>
            <w:hyperlink r:id="rId90">
              <w:r w:rsidDel="00000000" w:rsidR="00000000" w:rsidRPr="00000000">
                <w:rPr>
                  <w:color w:val="0000ff"/>
                  <w:sz w:val="20"/>
                  <w:szCs w:val="20"/>
                  <w:u w:val="single"/>
                  <w:vertAlign w:val="baseline"/>
                  <w:rtl w:val="0"/>
                </w:rPr>
                <w:t xml:space="preserve">http://www.ebooks7-24.com.bdigital.sena.edu.co/?il=514</w:t>
              </w:r>
            </w:hyperlink>
            <w:r w:rsidDel="00000000" w:rsidR="00000000" w:rsidRPr="00000000">
              <w:rPr>
                <w:rtl w:val="0"/>
              </w:rPr>
            </w:r>
          </w:p>
        </w:tc>
      </w:tr>
      <w:tr>
        <w:trPr>
          <w:trHeight w:val="227"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6">
            <w:pPr>
              <w:shd w:fill="ffffff" w:val="clear"/>
              <w:ind w:left="432" w:hanging="425"/>
              <w:rPr>
                <w:sz w:val="20"/>
                <w:szCs w:val="20"/>
                <w:vertAlign w:val="baseline"/>
              </w:rPr>
            </w:pPr>
            <w:r w:rsidDel="00000000" w:rsidR="00000000" w:rsidRPr="00000000">
              <w:rPr>
                <w:sz w:val="20"/>
                <w:szCs w:val="20"/>
                <w:vertAlign w:val="baseline"/>
                <w:rtl w:val="0"/>
              </w:rPr>
              <w:t xml:space="preserve">Meza, J. J. (2017). </w:t>
            </w:r>
            <w:r w:rsidDel="00000000" w:rsidR="00000000" w:rsidRPr="00000000">
              <w:rPr>
                <w:i w:val="1"/>
                <w:sz w:val="20"/>
                <w:szCs w:val="20"/>
                <w:vertAlign w:val="baseline"/>
                <w:rtl w:val="0"/>
              </w:rPr>
              <w:t xml:space="preserve">Matemáticas financieras aplicadas</w:t>
            </w:r>
            <w:r w:rsidDel="00000000" w:rsidR="00000000" w:rsidRPr="00000000">
              <w:rPr>
                <w:sz w:val="20"/>
                <w:szCs w:val="20"/>
                <w:vertAlign w:val="baseline"/>
                <w:rtl w:val="0"/>
              </w:rPr>
              <w:t xml:space="preserve"> (6.a ed.). Ecoe Ediciones. </w:t>
            </w:r>
            <w:hyperlink r:id="rId91">
              <w:r w:rsidDel="00000000" w:rsidR="00000000" w:rsidRPr="00000000">
                <w:rPr>
                  <w:color w:val="0000ff"/>
                  <w:sz w:val="20"/>
                  <w:szCs w:val="20"/>
                  <w:u w:val="single"/>
                  <w:vertAlign w:val="baseline"/>
                  <w:rtl w:val="0"/>
                </w:rPr>
                <w:t xml:space="preserve">https://www.ecoeediciones.com/wp-content/uploads/2017/06/Matematicas-Financieras-Aplicadas-6ta-Edici%C3%B3n.pdf</w:t>
              </w:r>
            </w:hyperlink>
            <w:r w:rsidDel="00000000" w:rsidR="00000000" w:rsidRPr="00000000">
              <w:rPr>
                <w:rtl w:val="0"/>
              </w:rPr>
            </w:r>
          </w:p>
        </w:tc>
      </w:tr>
      <w:tr>
        <w:trPr>
          <w:trHeight w:val="227"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7">
            <w:pPr>
              <w:shd w:fill="ffffff" w:val="clear"/>
              <w:ind w:left="432" w:hanging="425"/>
              <w:rPr>
                <w:sz w:val="20"/>
                <w:szCs w:val="20"/>
                <w:vertAlign w:val="baseline"/>
              </w:rPr>
            </w:pPr>
            <w:r w:rsidDel="00000000" w:rsidR="00000000" w:rsidRPr="00000000">
              <w:rPr>
                <w:sz w:val="20"/>
                <w:szCs w:val="20"/>
                <w:vertAlign w:val="baseline"/>
                <w:rtl w:val="0"/>
              </w:rPr>
              <w:t xml:space="preserve">Vélez, I. (2003</w:t>
            </w:r>
            <w:r w:rsidDel="00000000" w:rsidR="00000000" w:rsidRPr="00000000">
              <w:rPr>
                <w:i w:val="1"/>
                <w:sz w:val="20"/>
                <w:szCs w:val="20"/>
                <w:vertAlign w:val="baseline"/>
                <w:rtl w:val="0"/>
              </w:rPr>
              <w:t xml:space="preserve">). Decisiones empresariales bajo riesgo e incertidumbre</w:t>
            </w:r>
            <w:r w:rsidDel="00000000" w:rsidR="00000000" w:rsidRPr="00000000">
              <w:rPr>
                <w:sz w:val="20"/>
                <w:szCs w:val="20"/>
                <w:vertAlign w:val="baseline"/>
                <w:rtl w:val="0"/>
              </w:rPr>
              <w:t xml:space="preserve">. Grupo Editorial Patria.</w:t>
            </w:r>
          </w:p>
        </w:tc>
      </w:tr>
      <w:tr>
        <w:trPr>
          <w:trHeight w:val="227"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8">
            <w:pPr>
              <w:shd w:fill="ffffff" w:val="clear"/>
              <w:ind w:left="432" w:hanging="425"/>
              <w:rPr>
                <w:sz w:val="20"/>
                <w:szCs w:val="20"/>
                <w:vertAlign w:val="baseline"/>
              </w:rPr>
            </w:pPr>
            <w:r w:rsidDel="00000000" w:rsidR="00000000" w:rsidRPr="00000000">
              <w:rPr>
                <w:sz w:val="20"/>
                <w:szCs w:val="20"/>
                <w:vertAlign w:val="baseline"/>
                <w:rtl w:val="0"/>
              </w:rPr>
              <w:t xml:space="preserve">Vidaurri, H (2017). </w:t>
            </w:r>
            <w:r w:rsidDel="00000000" w:rsidR="00000000" w:rsidRPr="00000000">
              <w:rPr>
                <w:i w:val="1"/>
                <w:sz w:val="20"/>
                <w:szCs w:val="20"/>
                <w:vertAlign w:val="baseline"/>
                <w:rtl w:val="0"/>
              </w:rPr>
              <w:t xml:space="preserve">Matemáticas Financieras</w:t>
            </w:r>
            <w:r w:rsidDel="00000000" w:rsidR="00000000" w:rsidRPr="00000000">
              <w:rPr>
                <w:sz w:val="20"/>
                <w:szCs w:val="20"/>
                <w:vertAlign w:val="baseline"/>
                <w:rtl w:val="0"/>
              </w:rPr>
              <w:t xml:space="preserve">. Cengage Learning. http://www.ebooks7-24.com.bdigital.sena.edu.co/?il=3788</w:t>
            </w:r>
          </w:p>
        </w:tc>
      </w:tr>
      <w:tr>
        <w:trPr>
          <w:trHeight w:val="227"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9">
            <w:pPr>
              <w:shd w:fill="ffffff" w:val="clear"/>
              <w:ind w:left="432" w:hanging="425"/>
              <w:rPr>
                <w:sz w:val="20"/>
                <w:szCs w:val="20"/>
                <w:vertAlign w:val="baseline"/>
              </w:rPr>
            </w:pPr>
            <w:r w:rsidDel="00000000" w:rsidR="00000000" w:rsidRPr="00000000">
              <w:rPr>
                <w:sz w:val="20"/>
                <w:szCs w:val="20"/>
                <w:vertAlign w:val="baseline"/>
                <w:rtl w:val="0"/>
              </w:rPr>
              <w:t xml:space="preserve">Tello, L. B. (2019). Herramientas financieras y valoración de activos y pasivos financieros bajo NIIF. Editorial Universidad Icesi. </w:t>
            </w:r>
            <w:hyperlink r:id="rId92">
              <w:r w:rsidDel="00000000" w:rsidR="00000000" w:rsidRPr="00000000">
                <w:rPr>
                  <w:color w:val="0000ff"/>
                  <w:sz w:val="20"/>
                  <w:szCs w:val="20"/>
                  <w:u w:val="single"/>
                  <w:vertAlign w:val="baseline"/>
                  <w:rtl w:val="0"/>
                </w:rPr>
                <w:t xml:space="preserve">https://elibro-net.bdigital.sena.edu.co/es/ereader/senavirtual/130247?page=279</w:t>
              </w:r>
            </w:hyperlink>
            <w:r w:rsidDel="00000000" w:rsidR="00000000" w:rsidRPr="00000000">
              <w:rPr>
                <w:rtl w:val="0"/>
              </w:rPr>
            </w:r>
          </w:p>
        </w:tc>
      </w:tr>
    </w:tbl>
    <w:p w:rsidR="00000000" w:rsidDel="00000000" w:rsidP="00000000" w:rsidRDefault="00000000" w:rsidRPr="00000000" w14:paraId="0000073A">
      <w:pPr>
        <w:rPr>
          <w:sz w:val="20"/>
          <w:szCs w:val="20"/>
          <w:vertAlign w:val="baseline"/>
        </w:rPr>
      </w:pPr>
      <w:r w:rsidDel="00000000" w:rsidR="00000000" w:rsidRPr="00000000">
        <w:rPr>
          <w:rtl w:val="0"/>
        </w:rPr>
      </w:r>
    </w:p>
    <w:p w:rsidR="00000000" w:rsidDel="00000000" w:rsidP="00000000" w:rsidRDefault="00000000" w:rsidRPr="00000000" w14:paraId="0000073B">
      <w:pPr>
        <w:numPr>
          <w:ilvl w:val="0"/>
          <w:numId w:val="4"/>
        </w:numPr>
        <w:pBdr>
          <w:top w:space="0" w:sz="0" w:val="nil"/>
          <w:left w:space="0" w:sz="0" w:val="nil"/>
          <w:bottom w:space="0" w:sz="0" w:val="nil"/>
          <w:right w:space="0" w:sz="0" w:val="nil"/>
          <w:between w:space="0" w:sz="0" w:val="nil"/>
        </w:pBdr>
        <w:ind w:left="426" w:hanging="426"/>
        <w:jc w:val="both"/>
        <w:rPr>
          <w:b w:val="0"/>
          <w:color w:val="000000"/>
          <w:sz w:val="20"/>
          <w:szCs w:val="20"/>
          <w:vertAlign w:val="baseline"/>
        </w:rPr>
      </w:pPr>
      <w:r w:rsidDel="00000000" w:rsidR="00000000" w:rsidRPr="00000000">
        <w:rPr>
          <w:b w:val="1"/>
          <w:color w:val="000000"/>
          <w:sz w:val="20"/>
          <w:szCs w:val="20"/>
          <w:vertAlign w:val="baseline"/>
          <w:rtl w:val="0"/>
        </w:rPr>
        <w:t xml:space="preserve">CONTROL DEL DOCUMENTO</w:t>
      </w:r>
      <w:r w:rsidDel="00000000" w:rsidR="00000000" w:rsidRPr="00000000">
        <w:rPr>
          <w:rtl w:val="0"/>
        </w:rPr>
      </w:r>
    </w:p>
    <w:p w:rsidR="00000000" w:rsidDel="00000000" w:rsidP="00000000" w:rsidRDefault="00000000" w:rsidRPr="00000000" w14:paraId="0000073C">
      <w:pPr>
        <w:jc w:val="both"/>
        <w:rPr>
          <w:b w:val="0"/>
          <w:sz w:val="20"/>
          <w:szCs w:val="20"/>
          <w:vertAlign w:val="baseline"/>
        </w:rPr>
      </w:pPr>
      <w:r w:rsidDel="00000000" w:rsidR="00000000" w:rsidRPr="00000000">
        <w:rPr>
          <w:rtl w:val="0"/>
        </w:rPr>
      </w:r>
    </w:p>
    <w:tbl>
      <w:tblPr>
        <w:tblStyle w:val="Table27"/>
        <w:tblW w:w="974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2"/>
        <w:gridCol w:w="2694"/>
        <w:gridCol w:w="1559"/>
        <w:gridCol w:w="1701"/>
        <w:gridCol w:w="2551"/>
        <w:tblGridChange w:id="0">
          <w:tblGrid>
            <w:gridCol w:w="1242"/>
            <w:gridCol w:w="2694"/>
            <w:gridCol w:w="1559"/>
            <w:gridCol w:w="1701"/>
            <w:gridCol w:w="2551"/>
          </w:tblGrid>
        </w:tblGridChange>
      </w:tblGrid>
      <w:tr>
        <w:tc>
          <w:tcPr>
            <w:tcBorders>
              <w:top w:color="000000" w:space="0" w:sz="0" w:val="nil"/>
              <w:left w:color="000000" w:space="0" w:sz="0" w:val="nil"/>
            </w:tcBorders>
            <w:vAlign w:val="top"/>
          </w:tcPr>
          <w:p w:rsidR="00000000" w:rsidDel="00000000" w:rsidP="00000000" w:rsidRDefault="00000000" w:rsidRPr="00000000" w14:paraId="0000073D">
            <w:pPr>
              <w:spacing w:line="240" w:lineRule="auto"/>
              <w:ind w:left="720" w:hanging="720"/>
              <w:jc w:val="both"/>
              <w:rPr>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73E">
            <w:pPr>
              <w:spacing w:line="240" w:lineRule="auto"/>
              <w:jc w:val="both"/>
              <w:rPr>
                <w:b w:val="0"/>
                <w:sz w:val="20"/>
                <w:szCs w:val="20"/>
                <w:vertAlign w:val="baseline"/>
              </w:rPr>
            </w:pPr>
            <w:r w:rsidDel="00000000" w:rsidR="00000000" w:rsidRPr="00000000">
              <w:rPr>
                <w:b w:val="1"/>
                <w:sz w:val="20"/>
                <w:szCs w:val="20"/>
                <w:vertAlign w:val="baseline"/>
                <w:rtl w:val="0"/>
              </w:rPr>
              <w:t xml:space="preserve">Nombre</w:t>
            </w:r>
            <w:r w:rsidDel="00000000" w:rsidR="00000000" w:rsidRPr="00000000">
              <w:rPr>
                <w:rtl w:val="0"/>
              </w:rPr>
            </w:r>
          </w:p>
        </w:tc>
        <w:tc>
          <w:tcPr>
            <w:vAlign w:val="top"/>
          </w:tcPr>
          <w:p w:rsidR="00000000" w:rsidDel="00000000" w:rsidP="00000000" w:rsidRDefault="00000000" w:rsidRPr="00000000" w14:paraId="0000073F">
            <w:pPr>
              <w:spacing w:line="240" w:lineRule="auto"/>
              <w:jc w:val="both"/>
              <w:rPr>
                <w:b w:val="0"/>
                <w:sz w:val="20"/>
                <w:szCs w:val="20"/>
                <w:vertAlign w:val="baseline"/>
              </w:rPr>
            </w:pPr>
            <w:r w:rsidDel="00000000" w:rsidR="00000000" w:rsidRPr="00000000">
              <w:rPr>
                <w:b w:val="1"/>
                <w:sz w:val="20"/>
                <w:szCs w:val="20"/>
                <w:vertAlign w:val="baseline"/>
                <w:rtl w:val="0"/>
              </w:rPr>
              <w:t xml:space="preserve">Cargo</w:t>
            </w:r>
            <w:r w:rsidDel="00000000" w:rsidR="00000000" w:rsidRPr="00000000">
              <w:rPr>
                <w:rtl w:val="0"/>
              </w:rPr>
            </w:r>
          </w:p>
        </w:tc>
        <w:tc>
          <w:tcPr>
            <w:vAlign w:val="top"/>
          </w:tcPr>
          <w:p w:rsidR="00000000" w:rsidDel="00000000" w:rsidP="00000000" w:rsidRDefault="00000000" w:rsidRPr="00000000" w14:paraId="00000740">
            <w:pPr>
              <w:spacing w:line="240" w:lineRule="auto"/>
              <w:jc w:val="both"/>
              <w:rPr>
                <w:b w:val="0"/>
                <w:sz w:val="20"/>
                <w:szCs w:val="20"/>
                <w:vertAlign w:val="baseline"/>
              </w:rPr>
            </w:pPr>
            <w:r w:rsidDel="00000000" w:rsidR="00000000" w:rsidRPr="00000000">
              <w:rPr>
                <w:b w:val="1"/>
                <w:sz w:val="20"/>
                <w:szCs w:val="20"/>
                <w:vertAlign w:val="baseline"/>
                <w:rtl w:val="0"/>
              </w:rPr>
              <w:t xml:space="preserve">Dependencia</w:t>
            </w:r>
            <w:r w:rsidDel="00000000" w:rsidR="00000000" w:rsidRPr="00000000">
              <w:rPr>
                <w:rtl w:val="0"/>
              </w:rPr>
            </w:r>
          </w:p>
        </w:tc>
        <w:tc>
          <w:tcPr>
            <w:vAlign w:val="top"/>
          </w:tcPr>
          <w:p w:rsidR="00000000" w:rsidDel="00000000" w:rsidP="00000000" w:rsidRDefault="00000000" w:rsidRPr="00000000" w14:paraId="00000741">
            <w:pPr>
              <w:spacing w:line="240" w:lineRule="auto"/>
              <w:jc w:val="both"/>
              <w:rPr>
                <w:b w:val="0"/>
                <w:sz w:val="20"/>
                <w:szCs w:val="20"/>
                <w:vertAlign w:val="baseline"/>
              </w:rPr>
            </w:pPr>
            <w:r w:rsidDel="00000000" w:rsidR="00000000" w:rsidRPr="00000000">
              <w:rPr>
                <w:b w:val="1"/>
                <w:sz w:val="20"/>
                <w:szCs w:val="20"/>
                <w:vertAlign w:val="baseline"/>
                <w:rtl w:val="0"/>
              </w:rPr>
              <w:t xml:space="preserve">Fecha</w:t>
            </w:r>
            <w:r w:rsidDel="00000000" w:rsidR="00000000" w:rsidRPr="00000000">
              <w:rPr>
                <w:rtl w:val="0"/>
              </w:rPr>
            </w:r>
          </w:p>
        </w:tc>
      </w:tr>
      <w:tr>
        <w:tc>
          <w:tcPr>
            <w:vMerge w:val="restart"/>
            <w:vAlign w:val="top"/>
          </w:tcPr>
          <w:p w:rsidR="00000000" w:rsidDel="00000000" w:rsidP="00000000" w:rsidRDefault="00000000" w:rsidRPr="00000000" w14:paraId="00000742">
            <w:pPr>
              <w:spacing w:line="240" w:lineRule="auto"/>
              <w:jc w:val="both"/>
              <w:rPr>
                <w:b w:val="0"/>
                <w:sz w:val="20"/>
                <w:szCs w:val="20"/>
                <w:vertAlign w:val="baseline"/>
              </w:rPr>
            </w:pPr>
            <w:r w:rsidDel="00000000" w:rsidR="00000000" w:rsidRPr="00000000">
              <w:rPr>
                <w:rtl w:val="0"/>
              </w:rPr>
            </w:r>
          </w:p>
          <w:p w:rsidR="00000000" w:rsidDel="00000000" w:rsidP="00000000" w:rsidRDefault="00000000" w:rsidRPr="00000000" w14:paraId="00000743">
            <w:pPr>
              <w:spacing w:line="240" w:lineRule="auto"/>
              <w:jc w:val="both"/>
              <w:rPr>
                <w:b w:val="0"/>
                <w:sz w:val="20"/>
                <w:szCs w:val="20"/>
                <w:vertAlign w:val="baseline"/>
              </w:rPr>
            </w:pPr>
            <w:r w:rsidDel="00000000" w:rsidR="00000000" w:rsidRPr="00000000">
              <w:rPr>
                <w:rtl w:val="0"/>
              </w:rPr>
            </w:r>
          </w:p>
          <w:p w:rsidR="00000000" w:rsidDel="00000000" w:rsidP="00000000" w:rsidRDefault="00000000" w:rsidRPr="00000000" w14:paraId="00000744">
            <w:pPr>
              <w:spacing w:line="240" w:lineRule="auto"/>
              <w:jc w:val="both"/>
              <w:rPr>
                <w:b w:val="0"/>
                <w:sz w:val="20"/>
                <w:szCs w:val="20"/>
                <w:vertAlign w:val="baseline"/>
              </w:rPr>
            </w:pPr>
            <w:r w:rsidDel="00000000" w:rsidR="00000000" w:rsidRPr="00000000">
              <w:rPr>
                <w:rtl w:val="0"/>
              </w:rPr>
            </w:r>
          </w:p>
          <w:p w:rsidR="00000000" w:rsidDel="00000000" w:rsidP="00000000" w:rsidRDefault="00000000" w:rsidRPr="00000000" w14:paraId="00000745">
            <w:pPr>
              <w:spacing w:line="240" w:lineRule="auto"/>
              <w:jc w:val="both"/>
              <w:rPr>
                <w:b w:val="0"/>
                <w:sz w:val="20"/>
                <w:szCs w:val="20"/>
                <w:vertAlign w:val="baseline"/>
              </w:rPr>
            </w:pPr>
            <w:r w:rsidDel="00000000" w:rsidR="00000000" w:rsidRPr="00000000">
              <w:rPr>
                <w:rtl w:val="0"/>
              </w:rPr>
            </w:r>
          </w:p>
          <w:p w:rsidR="00000000" w:rsidDel="00000000" w:rsidP="00000000" w:rsidRDefault="00000000" w:rsidRPr="00000000" w14:paraId="00000746">
            <w:pPr>
              <w:spacing w:line="240" w:lineRule="auto"/>
              <w:jc w:val="both"/>
              <w:rPr>
                <w:b w:val="0"/>
                <w:sz w:val="20"/>
                <w:szCs w:val="20"/>
                <w:vertAlign w:val="baseline"/>
              </w:rPr>
            </w:pPr>
            <w:r w:rsidDel="00000000" w:rsidR="00000000" w:rsidRPr="00000000">
              <w:rPr>
                <w:rtl w:val="0"/>
              </w:rPr>
            </w:r>
          </w:p>
          <w:p w:rsidR="00000000" w:rsidDel="00000000" w:rsidP="00000000" w:rsidRDefault="00000000" w:rsidRPr="00000000" w14:paraId="00000747">
            <w:pPr>
              <w:spacing w:line="240" w:lineRule="auto"/>
              <w:jc w:val="both"/>
              <w:rPr>
                <w:b w:val="0"/>
                <w:sz w:val="20"/>
                <w:szCs w:val="20"/>
                <w:vertAlign w:val="baseline"/>
              </w:rPr>
            </w:pPr>
            <w:r w:rsidDel="00000000" w:rsidR="00000000" w:rsidRPr="00000000">
              <w:rPr>
                <w:b w:val="1"/>
                <w:sz w:val="20"/>
                <w:szCs w:val="20"/>
                <w:vertAlign w:val="baseline"/>
                <w:rtl w:val="0"/>
              </w:rPr>
              <w:t xml:space="preserve">Autor (es)</w:t>
            </w:r>
            <w:r w:rsidDel="00000000" w:rsidR="00000000" w:rsidRPr="00000000">
              <w:rPr>
                <w:rtl w:val="0"/>
              </w:rPr>
            </w:r>
          </w:p>
          <w:p w:rsidR="00000000" w:rsidDel="00000000" w:rsidP="00000000" w:rsidRDefault="00000000" w:rsidRPr="00000000" w14:paraId="00000748">
            <w:pPr>
              <w:spacing w:line="240" w:lineRule="auto"/>
              <w:jc w:val="both"/>
              <w:rPr>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749">
            <w:pPr>
              <w:spacing w:line="240" w:lineRule="auto"/>
              <w:jc w:val="both"/>
              <w:rPr>
                <w:b w:val="0"/>
                <w:sz w:val="20"/>
                <w:szCs w:val="20"/>
                <w:vertAlign w:val="baseline"/>
              </w:rPr>
            </w:pPr>
            <w:r w:rsidDel="00000000" w:rsidR="00000000" w:rsidRPr="00000000">
              <w:rPr>
                <w:b w:val="1"/>
                <w:sz w:val="20"/>
                <w:szCs w:val="20"/>
                <w:vertAlign w:val="baseline"/>
                <w:rtl w:val="0"/>
              </w:rPr>
              <w:t xml:space="preserve">Patricia Mantilla Galvis</w:t>
            </w:r>
            <w:r w:rsidDel="00000000" w:rsidR="00000000" w:rsidRPr="00000000">
              <w:rPr>
                <w:rtl w:val="0"/>
              </w:rPr>
            </w:r>
          </w:p>
        </w:tc>
        <w:tc>
          <w:tcPr>
            <w:vAlign w:val="top"/>
          </w:tcPr>
          <w:p w:rsidR="00000000" w:rsidDel="00000000" w:rsidP="00000000" w:rsidRDefault="00000000" w:rsidRPr="00000000" w14:paraId="0000074A">
            <w:pPr>
              <w:spacing w:line="240" w:lineRule="auto"/>
              <w:jc w:val="both"/>
              <w:rPr>
                <w:sz w:val="20"/>
                <w:szCs w:val="20"/>
                <w:vertAlign w:val="baseline"/>
              </w:rPr>
            </w:pPr>
            <w:r w:rsidDel="00000000" w:rsidR="00000000" w:rsidRPr="00000000">
              <w:rPr>
                <w:sz w:val="20"/>
                <w:szCs w:val="20"/>
                <w:vertAlign w:val="baseline"/>
                <w:rtl w:val="0"/>
              </w:rPr>
              <w:t xml:space="preserve">Instructor</w:t>
            </w:r>
          </w:p>
        </w:tc>
        <w:tc>
          <w:tcPr>
            <w:vAlign w:val="top"/>
          </w:tcPr>
          <w:p w:rsidR="00000000" w:rsidDel="00000000" w:rsidP="00000000" w:rsidRDefault="00000000" w:rsidRPr="00000000" w14:paraId="0000074B">
            <w:pPr>
              <w:spacing w:line="240" w:lineRule="auto"/>
              <w:jc w:val="both"/>
              <w:rPr>
                <w:sz w:val="20"/>
                <w:szCs w:val="20"/>
                <w:vertAlign w:val="baseline"/>
              </w:rPr>
            </w:pPr>
            <w:r w:rsidDel="00000000" w:rsidR="00000000" w:rsidRPr="00000000">
              <w:rPr>
                <w:sz w:val="20"/>
                <w:szCs w:val="20"/>
                <w:vertAlign w:val="baseline"/>
                <w:rtl w:val="0"/>
              </w:rPr>
              <w:t xml:space="preserve">Centro de servicios Financieros</w:t>
            </w:r>
          </w:p>
        </w:tc>
        <w:tc>
          <w:tcPr>
            <w:vAlign w:val="top"/>
          </w:tcPr>
          <w:p w:rsidR="00000000" w:rsidDel="00000000" w:rsidP="00000000" w:rsidRDefault="00000000" w:rsidRPr="00000000" w14:paraId="0000074C">
            <w:pPr>
              <w:spacing w:line="240" w:lineRule="auto"/>
              <w:jc w:val="both"/>
              <w:rPr>
                <w:sz w:val="20"/>
                <w:szCs w:val="20"/>
                <w:vertAlign w:val="baseline"/>
              </w:rPr>
            </w:pPr>
            <w:r w:rsidDel="00000000" w:rsidR="00000000" w:rsidRPr="00000000">
              <w:rPr>
                <w:sz w:val="20"/>
                <w:szCs w:val="20"/>
                <w:vertAlign w:val="baseline"/>
                <w:rtl w:val="0"/>
              </w:rPr>
              <w:t xml:space="preserve">Septiembre de 2020</w:t>
            </w:r>
          </w:p>
        </w:tc>
      </w:tr>
      <w:tr>
        <w:tc>
          <w:tcPr>
            <w:vMerge w:val="continue"/>
            <w:vAlign w:val="top"/>
          </w:tcPr>
          <w:p w:rsidR="00000000" w:rsidDel="00000000" w:rsidP="00000000" w:rsidRDefault="00000000" w:rsidRPr="00000000" w14:paraId="000007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vertAlign w:val="baseline"/>
              </w:rPr>
            </w:pPr>
            <w:r w:rsidDel="00000000" w:rsidR="00000000" w:rsidRPr="00000000">
              <w:rPr>
                <w:rtl w:val="0"/>
              </w:rPr>
            </w:r>
          </w:p>
        </w:tc>
        <w:tc>
          <w:tcPr>
            <w:vAlign w:val="top"/>
          </w:tcPr>
          <w:p w:rsidR="00000000" w:rsidDel="00000000" w:rsidP="00000000" w:rsidRDefault="00000000" w:rsidRPr="00000000" w14:paraId="0000074E">
            <w:pPr>
              <w:spacing w:line="240" w:lineRule="auto"/>
              <w:jc w:val="both"/>
              <w:rPr>
                <w:b w:val="0"/>
                <w:sz w:val="20"/>
                <w:szCs w:val="20"/>
                <w:vertAlign w:val="baseline"/>
              </w:rPr>
            </w:pPr>
            <w:r w:rsidDel="00000000" w:rsidR="00000000" w:rsidRPr="00000000">
              <w:rPr>
                <w:b w:val="1"/>
                <w:sz w:val="20"/>
                <w:szCs w:val="20"/>
                <w:vertAlign w:val="baseline"/>
                <w:rtl w:val="0"/>
              </w:rPr>
              <w:t xml:space="preserve">Maryuri Agudelo Franco</w:t>
            </w:r>
            <w:r w:rsidDel="00000000" w:rsidR="00000000" w:rsidRPr="00000000">
              <w:rPr>
                <w:rtl w:val="0"/>
              </w:rPr>
            </w:r>
          </w:p>
        </w:tc>
        <w:tc>
          <w:tcPr>
            <w:vAlign w:val="top"/>
          </w:tcPr>
          <w:p w:rsidR="00000000" w:rsidDel="00000000" w:rsidP="00000000" w:rsidRDefault="00000000" w:rsidRPr="00000000" w14:paraId="0000074F">
            <w:pPr>
              <w:spacing w:line="240" w:lineRule="auto"/>
              <w:jc w:val="both"/>
              <w:rPr>
                <w:sz w:val="20"/>
                <w:szCs w:val="20"/>
                <w:vertAlign w:val="baseline"/>
              </w:rPr>
            </w:pPr>
            <w:r w:rsidDel="00000000" w:rsidR="00000000" w:rsidRPr="00000000">
              <w:rPr>
                <w:sz w:val="20"/>
                <w:szCs w:val="20"/>
                <w:vertAlign w:val="baseline"/>
                <w:rtl w:val="0"/>
              </w:rPr>
              <w:t xml:space="preserve">Diseñadora Instruccional</w:t>
            </w:r>
          </w:p>
        </w:tc>
        <w:tc>
          <w:tcPr>
            <w:vAlign w:val="top"/>
          </w:tcPr>
          <w:p w:rsidR="00000000" w:rsidDel="00000000" w:rsidP="00000000" w:rsidRDefault="00000000" w:rsidRPr="00000000" w14:paraId="00000750">
            <w:pPr>
              <w:spacing w:line="240" w:lineRule="auto"/>
              <w:jc w:val="both"/>
              <w:rPr>
                <w:sz w:val="20"/>
                <w:szCs w:val="20"/>
                <w:vertAlign w:val="baseline"/>
              </w:rPr>
            </w:pPr>
            <w:r w:rsidDel="00000000" w:rsidR="00000000" w:rsidRPr="00000000">
              <w:rPr>
                <w:sz w:val="20"/>
                <w:szCs w:val="20"/>
                <w:vertAlign w:val="baseline"/>
                <w:rtl w:val="0"/>
              </w:rPr>
              <w:t xml:space="preserve">Centro de Diseño y Metrología</w:t>
            </w:r>
          </w:p>
        </w:tc>
        <w:tc>
          <w:tcPr>
            <w:vAlign w:val="top"/>
          </w:tcPr>
          <w:p w:rsidR="00000000" w:rsidDel="00000000" w:rsidP="00000000" w:rsidRDefault="00000000" w:rsidRPr="00000000" w14:paraId="00000751">
            <w:pPr>
              <w:spacing w:line="240" w:lineRule="auto"/>
              <w:jc w:val="both"/>
              <w:rPr>
                <w:sz w:val="20"/>
                <w:szCs w:val="20"/>
                <w:vertAlign w:val="baseline"/>
              </w:rPr>
            </w:pPr>
            <w:r w:rsidDel="00000000" w:rsidR="00000000" w:rsidRPr="00000000">
              <w:rPr>
                <w:sz w:val="20"/>
                <w:szCs w:val="20"/>
                <w:vertAlign w:val="baseline"/>
                <w:rtl w:val="0"/>
              </w:rPr>
              <w:t xml:space="preserve">Octubre de 2020</w:t>
            </w:r>
          </w:p>
        </w:tc>
      </w:tr>
      <w:tr>
        <w:tc>
          <w:tcPr>
            <w:vMerge w:val="continue"/>
            <w:vAlign w:val="top"/>
          </w:tcPr>
          <w:p w:rsidR="00000000" w:rsidDel="00000000" w:rsidP="00000000" w:rsidRDefault="00000000" w:rsidRPr="00000000" w14:paraId="000007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vertAlign w:val="baseline"/>
              </w:rPr>
            </w:pPr>
            <w:r w:rsidDel="00000000" w:rsidR="00000000" w:rsidRPr="00000000">
              <w:rPr>
                <w:rtl w:val="0"/>
              </w:rPr>
            </w:r>
          </w:p>
        </w:tc>
        <w:tc>
          <w:tcPr>
            <w:vAlign w:val="top"/>
          </w:tcPr>
          <w:p w:rsidR="00000000" w:rsidDel="00000000" w:rsidP="00000000" w:rsidRDefault="00000000" w:rsidRPr="00000000" w14:paraId="00000753">
            <w:pPr>
              <w:spacing w:line="240" w:lineRule="auto"/>
              <w:jc w:val="both"/>
              <w:rPr>
                <w:b w:val="0"/>
                <w:sz w:val="20"/>
                <w:szCs w:val="20"/>
                <w:vertAlign w:val="baseline"/>
              </w:rPr>
            </w:pPr>
            <w:r w:rsidDel="00000000" w:rsidR="00000000" w:rsidRPr="00000000">
              <w:rPr>
                <w:b w:val="1"/>
                <w:sz w:val="20"/>
                <w:szCs w:val="20"/>
                <w:vertAlign w:val="baseline"/>
                <w:rtl w:val="0"/>
              </w:rPr>
              <w:t xml:space="preserve">Adriana Lozano Zapata</w:t>
            </w:r>
            <w:r w:rsidDel="00000000" w:rsidR="00000000" w:rsidRPr="00000000">
              <w:rPr>
                <w:rtl w:val="0"/>
              </w:rPr>
            </w:r>
          </w:p>
        </w:tc>
        <w:tc>
          <w:tcPr>
            <w:vAlign w:val="top"/>
          </w:tcPr>
          <w:p w:rsidR="00000000" w:rsidDel="00000000" w:rsidP="00000000" w:rsidRDefault="00000000" w:rsidRPr="00000000" w14:paraId="00000754">
            <w:pPr>
              <w:spacing w:line="240" w:lineRule="auto"/>
              <w:jc w:val="both"/>
              <w:rPr>
                <w:sz w:val="20"/>
                <w:szCs w:val="20"/>
                <w:vertAlign w:val="baseline"/>
              </w:rPr>
            </w:pPr>
            <w:r w:rsidDel="00000000" w:rsidR="00000000" w:rsidRPr="00000000">
              <w:rPr>
                <w:sz w:val="20"/>
                <w:szCs w:val="20"/>
                <w:vertAlign w:val="baseline"/>
                <w:rtl w:val="0"/>
              </w:rPr>
              <w:t xml:space="preserve">Correctora de estilo</w:t>
            </w:r>
          </w:p>
        </w:tc>
        <w:tc>
          <w:tcPr>
            <w:vAlign w:val="top"/>
          </w:tcPr>
          <w:p w:rsidR="00000000" w:rsidDel="00000000" w:rsidP="00000000" w:rsidRDefault="00000000" w:rsidRPr="00000000" w14:paraId="00000755">
            <w:pPr>
              <w:spacing w:line="240" w:lineRule="auto"/>
              <w:jc w:val="both"/>
              <w:rPr>
                <w:sz w:val="20"/>
                <w:szCs w:val="20"/>
                <w:vertAlign w:val="baseline"/>
              </w:rPr>
            </w:pPr>
            <w:r w:rsidDel="00000000" w:rsidR="00000000" w:rsidRPr="00000000">
              <w:rPr>
                <w:sz w:val="20"/>
                <w:szCs w:val="20"/>
                <w:vertAlign w:val="baseline"/>
                <w:rtl w:val="0"/>
              </w:rPr>
              <w:t xml:space="preserve">Centro para la Industria de la Comunicación Gráfica</w:t>
            </w:r>
          </w:p>
        </w:tc>
        <w:tc>
          <w:tcPr>
            <w:vAlign w:val="top"/>
          </w:tcPr>
          <w:p w:rsidR="00000000" w:rsidDel="00000000" w:rsidP="00000000" w:rsidRDefault="00000000" w:rsidRPr="00000000" w14:paraId="00000756">
            <w:pPr>
              <w:spacing w:line="240" w:lineRule="auto"/>
              <w:jc w:val="both"/>
              <w:rPr>
                <w:sz w:val="20"/>
                <w:szCs w:val="20"/>
                <w:vertAlign w:val="baseline"/>
              </w:rPr>
            </w:pPr>
            <w:r w:rsidDel="00000000" w:rsidR="00000000" w:rsidRPr="00000000">
              <w:rPr>
                <w:rtl w:val="0"/>
              </w:rPr>
            </w:r>
          </w:p>
          <w:p w:rsidR="00000000" w:rsidDel="00000000" w:rsidP="00000000" w:rsidRDefault="00000000" w:rsidRPr="00000000" w14:paraId="00000757">
            <w:pPr>
              <w:spacing w:line="240" w:lineRule="auto"/>
              <w:jc w:val="both"/>
              <w:rPr>
                <w:sz w:val="20"/>
                <w:szCs w:val="20"/>
                <w:vertAlign w:val="baseline"/>
              </w:rPr>
            </w:pPr>
            <w:r w:rsidDel="00000000" w:rsidR="00000000" w:rsidRPr="00000000">
              <w:rPr>
                <w:sz w:val="20"/>
                <w:szCs w:val="20"/>
                <w:vertAlign w:val="baseline"/>
                <w:rtl w:val="0"/>
              </w:rPr>
              <w:t xml:space="preserve">Noviembre de 2020</w:t>
            </w:r>
          </w:p>
        </w:tc>
      </w:tr>
    </w:tbl>
    <w:p w:rsidR="00000000" w:rsidDel="00000000" w:rsidP="00000000" w:rsidRDefault="00000000" w:rsidRPr="00000000" w14:paraId="00000758">
      <w:pPr>
        <w:rPr>
          <w:sz w:val="20"/>
          <w:szCs w:val="20"/>
          <w:vertAlign w:val="baseline"/>
        </w:rPr>
      </w:pPr>
      <w:r w:rsidDel="00000000" w:rsidR="00000000" w:rsidRPr="00000000">
        <w:rPr>
          <w:rtl w:val="0"/>
        </w:rPr>
      </w:r>
    </w:p>
    <w:p w:rsidR="00000000" w:rsidDel="00000000" w:rsidP="00000000" w:rsidRDefault="00000000" w:rsidRPr="00000000" w14:paraId="00000759">
      <w:pPr>
        <w:numPr>
          <w:ilvl w:val="0"/>
          <w:numId w:val="4"/>
        </w:numPr>
        <w:pBdr>
          <w:top w:space="0" w:sz="0" w:val="nil"/>
          <w:left w:space="0" w:sz="0" w:val="nil"/>
          <w:bottom w:space="0" w:sz="0" w:val="nil"/>
          <w:right w:space="0" w:sz="0" w:val="nil"/>
          <w:between w:space="0" w:sz="0" w:val="nil"/>
        </w:pBdr>
        <w:ind w:left="426" w:hanging="426"/>
        <w:jc w:val="both"/>
        <w:rPr>
          <w:b w:val="0"/>
          <w:color w:val="000000"/>
          <w:sz w:val="20"/>
          <w:szCs w:val="20"/>
          <w:vertAlign w:val="baseline"/>
        </w:rPr>
      </w:pPr>
      <w:r w:rsidDel="00000000" w:rsidR="00000000" w:rsidRPr="00000000">
        <w:rPr>
          <w:b w:val="1"/>
          <w:color w:val="000000"/>
          <w:sz w:val="20"/>
          <w:szCs w:val="20"/>
          <w:vertAlign w:val="baseline"/>
          <w:rtl w:val="0"/>
        </w:rPr>
        <w:t xml:space="preserve">CONTROL DE CAMBIOS </w:t>
      </w:r>
      <w:r w:rsidDel="00000000" w:rsidR="00000000" w:rsidRPr="00000000">
        <w:rPr>
          <w:rtl w:val="0"/>
        </w:rPr>
      </w:r>
    </w:p>
    <w:p w:rsidR="00000000" w:rsidDel="00000000" w:rsidP="00000000" w:rsidRDefault="00000000" w:rsidRPr="00000000" w14:paraId="0000075A">
      <w:pPr>
        <w:pBdr>
          <w:top w:space="0" w:sz="0" w:val="nil"/>
          <w:left w:space="0" w:sz="0" w:val="nil"/>
          <w:bottom w:space="0" w:sz="0" w:val="nil"/>
          <w:right w:space="0" w:sz="0" w:val="nil"/>
          <w:between w:space="0" w:sz="0" w:val="nil"/>
        </w:pBdr>
        <w:ind w:left="426" w:hanging="426"/>
        <w:jc w:val="both"/>
        <w:rPr>
          <w:b w:val="0"/>
          <w:color w:val="000000"/>
          <w:sz w:val="20"/>
          <w:szCs w:val="20"/>
          <w:vertAlign w:val="baseline"/>
        </w:rPr>
      </w:pPr>
      <w:r w:rsidDel="00000000" w:rsidR="00000000" w:rsidRPr="00000000">
        <w:rPr>
          <w:b w:val="1"/>
          <w:color w:val="000000"/>
          <w:sz w:val="20"/>
          <w:szCs w:val="20"/>
          <w:vertAlign w:val="baseline"/>
          <w:rtl w:val="0"/>
        </w:rPr>
        <w:t xml:space="preserve">(Diligenciar únicamente si realiza ajustes a la Unidad temática)</w:t>
      </w:r>
      <w:r w:rsidDel="00000000" w:rsidR="00000000" w:rsidRPr="00000000">
        <w:rPr>
          <w:rtl w:val="0"/>
        </w:rPr>
      </w:r>
    </w:p>
    <w:p w:rsidR="00000000" w:rsidDel="00000000" w:rsidP="00000000" w:rsidRDefault="00000000" w:rsidRPr="00000000" w14:paraId="0000075B">
      <w:pPr>
        <w:rPr>
          <w:sz w:val="20"/>
          <w:szCs w:val="20"/>
          <w:vertAlign w:val="baseline"/>
        </w:rPr>
      </w:pPr>
      <w:r w:rsidDel="00000000" w:rsidR="00000000" w:rsidRPr="00000000">
        <w:rPr>
          <w:rtl w:val="0"/>
        </w:rPr>
      </w:r>
    </w:p>
    <w:tbl>
      <w:tblPr>
        <w:tblStyle w:val="Table28"/>
        <w:tblW w:w="984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36"/>
        <w:gridCol w:w="2674"/>
        <w:gridCol w:w="1550"/>
        <w:gridCol w:w="1558"/>
        <w:gridCol w:w="894"/>
        <w:gridCol w:w="1934"/>
        <w:tblGridChange w:id="0">
          <w:tblGrid>
            <w:gridCol w:w="1236"/>
            <w:gridCol w:w="2674"/>
            <w:gridCol w:w="1550"/>
            <w:gridCol w:w="1558"/>
            <w:gridCol w:w="894"/>
            <w:gridCol w:w="1934"/>
          </w:tblGrid>
        </w:tblGridChange>
      </w:tblGrid>
      <w:tr>
        <w:tc>
          <w:tcPr>
            <w:tcBorders>
              <w:top w:color="000000" w:space="0" w:sz="0" w:val="nil"/>
              <w:left w:color="000000" w:space="0" w:sz="0" w:val="nil"/>
            </w:tcBorders>
            <w:vAlign w:val="top"/>
          </w:tcPr>
          <w:p w:rsidR="00000000" w:rsidDel="00000000" w:rsidP="00000000" w:rsidRDefault="00000000" w:rsidRPr="00000000" w14:paraId="0000075C">
            <w:pPr>
              <w:spacing w:line="240" w:lineRule="auto"/>
              <w:jc w:val="both"/>
              <w:rPr>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75D">
            <w:pPr>
              <w:spacing w:line="240" w:lineRule="auto"/>
              <w:jc w:val="both"/>
              <w:rPr>
                <w:b w:val="0"/>
                <w:sz w:val="20"/>
                <w:szCs w:val="20"/>
                <w:vertAlign w:val="baseline"/>
              </w:rPr>
            </w:pPr>
            <w:r w:rsidDel="00000000" w:rsidR="00000000" w:rsidRPr="00000000">
              <w:rPr>
                <w:b w:val="1"/>
                <w:sz w:val="20"/>
                <w:szCs w:val="20"/>
                <w:vertAlign w:val="baseline"/>
                <w:rtl w:val="0"/>
              </w:rPr>
              <w:t xml:space="preserve">Nombre</w:t>
            </w:r>
            <w:r w:rsidDel="00000000" w:rsidR="00000000" w:rsidRPr="00000000">
              <w:rPr>
                <w:rtl w:val="0"/>
              </w:rPr>
            </w:r>
          </w:p>
        </w:tc>
        <w:tc>
          <w:tcPr>
            <w:vAlign w:val="top"/>
          </w:tcPr>
          <w:p w:rsidR="00000000" w:rsidDel="00000000" w:rsidP="00000000" w:rsidRDefault="00000000" w:rsidRPr="00000000" w14:paraId="0000075E">
            <w:pPr>
              <w:spacing w:line="240" w:lineRule="auto"/>
              <w:jc w:val="both"/>
              <w:rPr>
                <w:b w:val="0"/>
                <w:sz w:val="20"/>
                <w:szCs w:val="20"/>
                <w:vertAlign w:val="baseline"/>
              </w:rPr>
            </w:pPr>
            <w:r w:rsidDel="00000000" w:rsidR="00000000" w:rsidRPr="00000000">
              <w:rPr>
                <w:b w:val="1"/>
                <w:sz w:val="20"/>
                <w:szCs w:val="20"/>
                <w:vertAlign w:val="baseline"/>
                <w:rtl w:val="0"/>
              </w:rPr>
              <w:t xml:space="preserve">Cargo</w:t>
            </w:r>
            <w:r w:rsidDel="00000000" w:rsidR="00000000" w:rsidRPr="00000000">
              <w:rPr>
                <w:rtl w:val="0"/>
              </w:rPr>
            </w:r>
          </w:p>
        </w:tc>
        <w:tc>
          <w:tcPr>
            <w:vAlign w:val="top"/>
          </w:tcPr>
          <w:p w:rsidR="00000000" w:rsidDel="00000000" w:rsidP="00000000" w:rsidRDefault="00000000" w:rsidRPr="00000000" w14:paraId="0000075F">
            <w:pPr>
              <w:spacing w:line="240" w:lineRule="auto"/>
              <w:jc w:val="both"/>
              <w:rPr>
                <w:b w:val="0"/>
                <w:sz w:val="20"/>
                <w:szCs w:val="20"/>
                <w:vertAlign w:val="baseline"/>
              </w:rPr>
            </w:pPr>
            <w:r w:rsidDel="00000000" w:rsidR="00000000" w:rsidRPr="00000000">
              <w:rPr>
                <w:b w:val="1"/>
                <w:sz w:val="20"/>
                <w:szCs w:val="20"/>
                <w:vertAlign w:val="baseline"/>
                <w:rtl w:val="0"/>
              </w:rPr>
              <w:t xml:space="preserve">Dependencia</w:t>
            </w:r>
            <w:r w:rsidDel="00000000" w:rsidR="00000000" w:rsidRPr="00000000">
              <w:rPr>
                <w:rtl w:val="0"/>
              </w:rPr>
            </w:r>
          </w:p>
        </w:tc>
        <w:tc>
          <w:tcPr>
            <w:vAlign w:val="top"/>
          </w:tcPr>
          <w:p w:rsidR="00000000" w:rsidDel="00000000" w:rsidP="00000000" w:rsidRDefault="00000000" w:rsidRPr="00000000" w14:paraId="00000760">
            <w:pPr>
              <w:spacing w:line="240" w:lineRule="auto"/>
              <w:jc w:val="both"/>
              <w:rPr>
                <w:b w:val="0"/>
                <w:sz w:val="20"/>
                <w:szCs w:val="20"/>
                <w:vertAlign w:val="baseline"/>
              </w:rPr>
            </w:pPr>
            <w:r w:rsidDel="00000000" w:rsidR="00000000" w:rsidRPr="00000000">
              <w:rPr>
                <w:b w:val="1"/>
                <w:sz w:val="20"/>
                <w:szCs w:val="20"/>
                <w:vertAlign w:val="baseline"/>
                <w:rtl w:val="0"/>
              </w:rPr>
              <w:t xml:space="preserve">Fecha</w:t>
            </w:r>
            <w:r w:rsidDel="00000000" w:rsidR="00000000" w:rsidRPr="00000000">
              <w:rPr>
                <w:rtl w:val="0"/>
              </w:rPr>
            </w:r>
          </w:p>
        </w:tc>
        <w:tc>
          <w:tcPr>
            <w:vAlign w:val="top"/>
          </w:tcPr>
          <w:p w:rsidR="00000000" w:rsidDel="00000000" w:rsidP="00000000" w:rsidRDefault="00000000" w:rsidRPr="00000000" w14:paraId="00000761">
            <w:pPr>
              <w:spacing w:line="240" w:lineRule="auto"/>
              <w:jc w:val="both"/>
              <w:rPr>
                <w:b w:val="0"/>
                <w:sz w:val="20"/>
                <w:szCs w:val="20"/>
                <w:vertAlign w:val="baseline"/>
              </w:rPr>
            </w:pPr>
            <w:r w:rsidDel="00000000" w:rsidR="00000000" w:rsidRPr="00000000">
              <w:rPr>
                <w:b w:val="1"/>
                <w:sz w:val="20"/>
                <w:szCs w:val="20"/>
                <w:vertAlign w:val="baseline"/>
                <w:rtl w:val="0"/>
              </w:rPr>
              <w:t xml:space="preserve">Razón del cambio</w:t>
            </w:r>
            <w:r w:rsidDel="00000000" w:rsidR="00000000" w:rsidRPr="00000000">
              <w:rPr>
                <w:rtl w:val="0"/>
              </w:rPr>
            </w:r>
          </w:p>
        </w:tc>
      </w:tr>
      <w:tr>
        <w:tc>
          <w:tcPr>
            <w:vAlign w:val="top"/>
          </w:tcPr>
          <w:p w:rsidR="00000000" w:rsidDel="00000000" w:rsidP="00000000" w:rsidRDefault="00000000" w:rsidRPr="00000000" w14:paraId="00000762">
            <w:pPr>
              <w:spacing w:line="240" w:lineRule="auto"/>
              <w:jc w:val="both"/>
              <w:rPr>
                <w:b w:val="0"/>
                <w:sz w:val="20"/>
                <w:szCs w:val="20"/>
                <w:vertAlign w:val="baseline"/>
              </w:rPr>
            </w:pPr>
            <w:r w:rsidDel="00000000" w:rsidR="00000000" w:rsidRPr="00000000">
              <w:rPr>
                <w:b w:val="1"/>
                <w:sz w:val="20"/>
                <w:szCs w:val="20"/>
                <w:vertAlign w:val="baseline"/>
                <w:rtl w:val="0"/>
              </w:rPr>
              <w:t xml:space="preserve">Autor (es)</w:t>
            </w:r>
            <w:r w:rsidDel="00000000" w:rsidR="00000000" w:rsidRPr="00000000">
              <w:rPr>
                <w:rtl w:val="0"/>
              </w:rPr>
            </w:r>
          </w:p>
        </w:tc>
        <w:tc>
          <w:tcPr>
            <w:vAlign w:val="top"/>
          </w:tcPr>
          <w:p w:rsidR="00000000" w:rsidDel="00000000" w:rsidP="00000000" w:rsidRDefault="00000000" w:rsidRPr="00000000" w14:paraId="00000763">
            <w:pPr>
              <w:spacing w:line="240" w:lineRule="auto"/>
              <w:jc w:val="both"/>
              <w:rPr>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764">
            <w:pPr>
              <w:spacing w:line="240" w:lineRule="auto"/>
              <w:jc w:val="both"/>
              <w:rPr>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765">
            <w:pPr>
              <w:spacing w:line="240" w:lineRule="auto"/>
              <w:jc w:val="both"/>
              <w:rPr>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766">
            <w:pPr>
              <w:spacing w:line="240" w:lineRule="auto"/>
              <w:jc w:val="both"/>
              <w:rPr>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767">
            <w:pPr>
              <w:spacing w:line="240" w:lineRule="auto"/>
              <w:jc w:val="both"/>
              <w:rPr>
                <w:b w:val="0"/>
                <w:sz w:val="20"/>
                <w:szCs w:val="20"/>
                <w:vertAlign w:val="baseline"/>
              </w:rPr>
            </w:pPr>
            <w:r w:rsidDel="00000000" w:rsidR="00000000" w:rsidRPr="00000000">
              <w:rPr>
                <w:rtl w:val="0"/>
              </w:rPr>
            </w:r>
          </w:p>
        </w:tc>
      </w:tr>
    </w:tbl>
    <w:p w:rsidR="00000000" w:rsidDel="00000000" w:rsidP="00000000" w:rsidRDefault="00000000" w:rsidRPr="00000000" w14:paraId="00000768">
      <w:pPr>
        <w:rPr>
          <w:sz w:val="20"/>
          <w:szCs w:val="20"/>
          <w:vertAlign w:val="baseline"/>
        </w:rPr>
      </w:pPr>
      <w:bookmarkStart w:colFirst="0" w:colLast="0" w:name="_heading=h.2et92p0" w:id="4"/>
      <w:bookmarkEnd w:id="4"/>
      <w:r w:rsidDel="00000000" w:rsidR="00000000" w:rsidRPr="00000000">
        <w:rPr>
          <w:rtl w:val="0"/>
        </w:rPr>
      </w:r>
    </w:p>
    <w:sectPr>
      <w:headerReference r:id="rId93" w:type="default"/>
      <w:footerReference r:id="rId94" w:type="default"/>
      <w:pgSz w:h="15840" w:w="12240" w:orient="portrait"/>
      <w:pgMar w:bottom="1134" w:top="1702"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ZULEIDY MARIA RUIZ TORRES" w:id="0" w:date="2021-05-10T18:11:56Z">
    <w:p w:rsidR="00000000" w:rsidDel="00000000" w:rsidP="00000000" w:rsidRDefault="00000000" w:rsidRPr="00000000" w14:paraId="000007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infografía animada con storyboard</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77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6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0"/>
        <w:color w:val="000000"/>
        <w:sz w:val="20"/>
        <w:szCs w:val="20"/>
        <w:vertAlign w:val="baseline"/>
      </w:rPr>
    </w:pPr>
    <w:r w:rsidDel="00000000" w:rsidR="00000000" w:rsidRPr="00000000">
      <w:rPr>
        <w:rtl w:val="0"/>
      </w:rPr>
    </w:r>
  </w:p>
  <w:p w:rsidR="00000000" w:rsidDel="00000000" w:rsidP="00000000" w:rsidRDefault="00000000" w:rsidRPr="00000000" w14:paraId="0000076C">
    <w:pPr>
      <w:spacing w:line="240" w:lineRule="auto"/>
      <w:ind w:left="-2" w:hanging="2"/>
      <w:jc w:val="right"/>
      <w:rPr>
        <w:rFonts w:ascii="Times New Roman" w:cs="Times New Roman" w:eastAsia="Times New Roman" w:hAnsi="Times New Roman"/>
        <w:sz w:val="24"/>
        <w:szCs w:val="24"/>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2411730</wp:posOffset>
          </wp:positionH>
          <wp:positionV relativeFrom="paragraph">
            <wp:posOffset>13334</wp:posOffset>
          </wp:positionV>
          <wp:extent cx="1509395" cy="302895"/>
          <wp:effectExtent b="0" l="0" r="0" t="0"/>
          <wp:wrapNone/>
          <wp:docPr id="108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509395" cy="302895"/>
                  </a:xfrm>
                  <a:prstGeom prst="rect"/>
                  <a:ln/>
                </pic:spPr>
              </pic:pic>
            </a:graphicData>
          </a:graphic>
        </wp:anchor>
      </w:drawing>
    </w:r>
  </w:p>
  <w:p w:rsidR="00000000" w:rsidDel="00000000" w:rsidP="00000000" w:rsidRDefault="00000000" w:rsidRPr="00000000" w14:paraId="0000076D">
    <w:pPr>
      <w:spacing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76E">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0"/>
        <w:color w:val="000000"/>
        <w:sz w:val="16"/>
        <w:szCs w:val="16"/>
        <w:vertAlign w:val="baseline"/>
      </w:rPr>
    </w:pPr>
    <w:r w:rsidDel="00000000" w:rsidR="00000000" w:rsidRPr="00000000">
      <w:rPr>
        <w:rtl w:val="0"/>
      </w:rPr>
    </w:r>
  </w:p>
  <w:p w:rsidR="00000000" w:rsidDel="00000000" w:rsidP="00000000" w:rsidRDefault="00000000" w:rsidRPr="00000000" w14:paraId="0000076F">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0"/>
        <w:color w:val="000000"/>
        <w:sz w:val="16"/>
        <w:szCs w:val="16"/>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69">
    <w:pPr>
      <w:pBdr>
        <w:top w:space="0" w:sz="0" w:val="nil"/>
        <w:left w:space="0" w:sz="0" w:val="nil"/>
        <w:bottom w:space="0" w:sz="0" w:val="nil"/>
        <w:right w:space="0" w:sz="0" w:val="nil"/>
        <w:between w:space="0" w:sz="0" w:val="nil"/>
      </w:pBdr>
      <w:tabs>
        <w:tab w:val="center" w:pos="4419"/>
        <w:tab w:val="right" w:pos="8838"/>
      </w:tabs>
      <w:spacing w:line="240" w:lineRule="auto"/>
      <w:rPr>
        <w:color w:val="000000"/>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-685799</wp:posOffset>
          </wp:positionH>
          <wp:positionV relativeFrom="paragraph">
            <wp:posOffset>-200659</wp:posOffset>
          </wp:positionV>
          <wp:extent cx="3241040" cy="521335"/>
          <wp:effectExtent b="0" l="0" r="0" t="0"/>
          <wp:wrapNone/>
          <wp:docPr id="1085" name="image4.png"/>
          <a:graphic>
            <a:graphicData uri="http://schemas.openxmlformats.org/drawingml/2006/picture">
              <pic:pic>
                <pic:nvPicPr>
                  <pic:cNvPr id="0" name="image4.png"/>
                  <pic:cNvPicPr preferRelativeResize="0"/>
                </pic:nvPicPr>
                <pic:blipFill>
                  <a:blip r:embed="rId7"/>
                  <a:srcRect b="0" l="35133" r="35229" t="0"/>
                  <a:stretch>
                    <a:fillRect/>
                  </a:stretch>
                </pic:blipFill>
                <pic:spPr>
                  <a:xfrm>
                    <a:off x="0" y="0"/>
                    <a:ext cx="3241040" cy="521335"/>
                  </a:xfrm>
                  <a:prstGeom prst="rect"/>
                  <a:ln/>
                </pic:spPr>
              </pic:pic>
            </a:graphicData>
          </a:graphic>
        </wp:anchor>
      </w:drawing>
    </w:r>
  </w:p>
  <w:p w:rsidR="00000000" w:rsidDel="00000000" w:rsidP="00000000" w:rsidRDefault="00000000" w:rsidRPr="00000000" w14:paraId="0000076A">
    <w:pPr>
      <w:pBdr>
        <w:top w:space="0" w:sz="0" w:val="nil"/>
        <w:left w:space="0" w:sz="0" w:val="nil"/>
        <w:bottom w:space="0" w:sz="0" w:val="nil"/>
        <w:right w:space="0" w:sz="0" w:val="nil"/>
        <w:between w:space="0" w:sz="0" w:val="nil"/>
      </w:pBdr>
      <w:tabs>
        <w:tab w:val="center" w:pos="4419"/>
        <w:tab w:val="right" w:pos="8838"/>
      </w:tabs>
      <w:spacing w:line="240" w:lineRule="auto"/>
      <w:rPr>
        <w:color w:val="000000"/>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2"/>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line="276" w:lineRule="auto"/>
      <w:ind w:leftChars="-1" w:rightChars="0" w:firstLineChars="-1"/>
      <w:textDirection w:val="btLr"/>
      <w:textAlignment w:val="top"/>
      <w:outlineLvl w:val="0"/>
    </w:pPr>
    <w:rPr>
      <w:w w:val="100"/>
      <w:position w:val="-1"/>
      <w:sz w:val="22"/>
      <w:szCs w:val="22"/>
      <w:effect w:val="none"/>
      <w:vertAlign w:val="baseline"/>
      <w:cs w:val="0"/>
      <w:em w:val="none"/>
      <w:lang w:bidi="ar-SA" w:eastAsia="es-CO" w:val="es-CO"/>
    </w:rPr>
  </w:style>
  <w:style w:type="paragraph" w:styleId="Título1">
    <w:name w:val="Título 1"/>
    <w:basedOn w:val="Normal"/>
    <w:next w:val="Normal"/>
    <w:autoRedefine w:val="0"/>
    <w:hidden w:val="0"/>
    <w:qFormat w:val="0"/>
    <w:pPr>
      <w:keepNext w:val="1"/>
      <w:keepLines w:val="1"/>
      <w:suppressAutoHyphens w:val="1"/>
      <w:spacing w:after="120" w:before="400" w:line="276" w:lineRule="auto"/>
      <w:ind w:leftChars="-1" w:rightChars="0" w:firstLineChars="-1"/>
      <w:textDirection w:val="btLr"/>
      <w:textAlignment w:val="top"/>
      <w:outlineLvl w:val="0"/>
    </w:pPr>
    <w:rPr>
      <w:w w:val="100"/>
      <w:position w:val="-1"/>
      <w:sz w:val="40"/>
      <w:szCs w:val="40"/>
      <w:effect w:val="none"/>
      <w:vertAlign w:val="baseline"/>
      <w:cs w:val="0"/>
      <w:em w:val="none"/>
      <w:lang w:bidi="ar-SA" w:eastAsia="es-CO" w:val="es-CO"/>
    </w:rPr>
  </w:style>
  <w:style w:type="paragraph" w:styleId="Título2">
    <w:name w:val="Título 2"/>
    <w:basedOn w:val="Normal"/>
    <w:next w:val="Normal"/>
    <w:autoRedefine w:val="0"/>
    <w:hidden w:val="0"/>
    <w:qFormat w:val="0"/>
    <w:pPr>
      <w:keepNext w:val="1"/>
      <w:keepLines w:val="1"/>
      <w:suppressAutoHyphens w:val="1"/>
      <w:spacing w:after="120" w:before="360" w:line="276" w:lineRule="auto"/>
      <w:ind w:leftChars="-1" w:rightChars="0" w:firstLineChars="-1"/>
      <w:textDirection w:val="btLr"/>
      <w:textAlignment w:val="top"/>
      <w:outlineLvl w:val="0"/>
    </w:pPr>
    <w:rPr>
      <w:w w:val="100"/>
      <w:position w:val="-1"/>
      <w:sz w:val="32"/>
      <w:szCs w:val="32"/>
      <w:effect w:val="none"/>
      <w:vertAlign w:val="baseline"/>
      <w:cs w:val="0"/>
      <w:em w:val="none"/>
      <w:lang w:bidi="ar-SA" w:eastAsia="es-CO" w:val="es-CO"/>
    </w:rPr>
  </w:style>
  <w:style w:type="paragraph" w:styleId="Título3">
    <w:name w:val="Título 3"/>
    <w:basedOn w:val="Normal"/>
    <w:next w:val="Normal"/>
    <w:autoRedefine w:val="0"/>
    <w:hidden w:val="0"/>
    <w:qFormat w:val="0"/>
    <w:pPr>
      <w:keepNext w:val="1"/>
      <w:keepLines w:val="1"/>
      <w:suppressAutoHyphens w:val="1"/>
      <w:spacing w:after="80" w:before="320" w:line="276" w:lineRule="auto"/>
      <w:ind w:leftChars="-1" w:rightChars="0" w:firstLineChars="-1"/>
      <w:textDirection w:val="btLr"/>
      <w:textAlignment w:val="top"/>
      <w:outlineLvl w:val="0"/>
    </w:pPr>
    <w:rPr>
      <w:color w:val="434343"/>
      <w:w w:val="100"/>
      <w:position w:val="-1"/>
      <w:sz w:val="28"/>
      <w:szCs w:val="28"/>
      <w:effect w:val="none"/>
      <w:vertAlign w:val="baseline"/>
      <w:cs w:val="0"/>
      <w:em w:val="none"/>
      <w:lang w:bidi="ar-SA" w:eastAsia="es-CO" w:val="es-CO"/>
    </w:rPr>
  </w:style>
  <w:style w:type="paragraph" w:styleId="Título4">
    <w:name w:val="Título 4"/>
    <w:basedOn w:val="Normal"/>
    <w:next w:val="Normal"/>
    <w:autoRedefine w:val="0"/>
    <w:hidden w:val="0"/>
    <w:qFormat w:val="0"/>
    <w:pPr>
      <w:keepNext w:val="1"/>
      <w:keepLines w:val="1"/>
      <w:suppressAutoHyphens w:val="1"/>
      <w:spacing w:after="80" w:before="280" w:line="276" w:lineRule="auto"/>
      <w:ind w:leftChars="-1" w:rightChars="0" w:firstLineChars="-1"/>
      <w:textDirection w:val="btLr"/>
      <w:textAlignment w:val="top"/>
      <w:outlineLvl w:val="0"/>
    </w:pPr>
    <w:rPr>
      <w:color w:val="666666"/>
      <w:w w:val="100"/>
      <w:position w:val="-1"/>
      <w:sz w:val="24"/>
      <w:szCs w:val="24"/>
      <w:effect w:val="none"/>
      <w:vertAlign w:val="baseline"/>
      <w:cs w:val="0"/>
      <w:em w:val="none"/>
      <w:lang w:bidi="ar-SA" w:eastAsia="es-CO" w:val="es-CO"/>
    </w:rPr>
  </w:style>
  <w:style w:type="paragraph" w:styleId="Título5">
    <w:name w:val="Título 5"/>
    <w:basedOn w:val="Normal"/>
    <w:next w:val="Normal"/>
    <w:autoRedefine w:val="0"/>
    <w:hidden w:val="0"/>
    <w:qFormat w:val="0"/>
    <w:pPr>
      <w:keepNext w:val="1"/>
      <w:keepLines w:val="1"/>
      <w:suppressAutoHyphens w:val="1"/>
      <w:spacing w:after="80" w:before="240" w:line="276" w:lineRule="auto"/>
      <w:ind w:leftChars="-1" w:rightChars="0" w:firstLineChars="-1"/>
      <w:textDirection w:val="btLr"/>
      <w:textAlignment w:val="top"/>
      <w:outlineLvl w:val="0"/>
    </w:pPr>
    <w:rPr>
      <w:color w:val="666666"/>
      <w:w w:val="100"/>
      <w:position w:val="-1"/>
      <w:sz w:val="22"/>
      <w:szCs w:val="22"/>
      <w:effect w:val="none"/>
      <w:vertAlign w:val="baseline"/>
      <w:cs w:val="0"/>
      <w:em w:val="none"/>
      <w:lang w:bidi="ar-SA" w:eastAsia="es-CO" w:val="es-CO"/>
    </w:rPr>
  </w:style>
  <w:style w:type="paragraph" w:styleId="Título6">
    <w:name w:val="Título 6"/>
    <w:basedOn w:val="Normal"/>
    <w:next w:val="Normal"/>
    <w:autoRedefine w:val="0"/>
    <w:hidden w:val="0"/>
    <w:qFormat w:val="0"/>
    <w:pPr>
      <w:keepNext w:val="1"/>
      <w:keepLines w:val="1"/>
      <w:suppressAutoHyphens w:val="1"/>
      <w:spacing w:after="80" w:before="240" w:line="276" w:lineRule="auto"/>
      <w:ind w:leftChars="-1" w:rightChars="0" w:firstLineChars="-1"/>
      <w:textDirection w:val="btLr"/>
      <w:textAlignment w:val="top"/>
      <w:outlineLvl w:val="0"/>
    </w:pPr>
    <w:rPr>
      <w:i w:val="1"/>
      <w:color w:val="666666"/>
      <w:w w:val="100"/>
      <w:position w:val="-1"/>
      <w:sz w:val="22"/>
      <w:szCs w:val="22"/>
      <w:effect w:val="none"/>
      <w:vertAlign w:val="baseline"/>
      <w:cs w:val="0"/>
      <w:em w:val="none"/>
      <w:lang w:bidi="ar-SA" w:eastAsia="es-CO" w:val="es-CO"/>
    </w:rPr>
  </w:style>
  <w:style w:type="character" w:styleId="Fuentedepárrafopredeter.">
    <w:name w:val="Fuente de párrafo predeter."/>
    <w:next w:val="Fuentedepárrafopredeter."/>
    <w:autoRedefine w:val="0"/>
    <w:hidden w:val="0"/>
    <w:qFormat w:val="1"/>
    <w:rPr>
      <w:w w:val="100"/>
      <w:position w:val="-1"/>
      <w:effect w:val="none"/>
      <w:vertAlign w:val="baseline"/>
      <w:cs w:val="0"/>
      <w:em w:val="none"/>
      <w:lang/>
    </w:rPr>
  </w:style>
  <w:style w:type="table" w:styleId="Tablanormal">
    <w:name w:val="Tabla normal"/>
    <w:next w:val="Tabla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1"/>
    <w:pPr>
      <w:suppressAutoHyphens w:val="1"/>
      <w:spacing w:line="1" w:lineRule="atLeast"/>
      <w:ind w:leftChars="-1" w:rightChars="0" w:firstLineChars="-1"/>
      <w:textDirection w:val="btLr"/>
      <w:textAlignment w:val="top"/>
      <w:outlineLvl w:val="0"/>
    </w:pPr>
  </w:style>
  <w:style w:type="table" w:styleId="TableNormal">
    <w:name w:val="Table Normal"/>
    <w:next w:val="TableNormal"/>
    <w:autoRedefine w:val="0"/>
    <w:hidden w:val="0"/>
    <w:qFormat w:val="0"/>
    <w:pPr>
      <w:suppressAutoHyphens w:val="1"/>
      <w:spacing w:line="276" w:lineRule="auto"/>
      <w:ind w:leftChars="-1" w:rightChars="0" w:firstLineChars="-1"/>
      <w:textDirection w:val="btLr"/>
      <w:textAlignment w:val="top"/>
      <w:outlineLvl w:val="0"/>
    </w:pPr>
    <w:rPr>
      <w:w w:val="100"/>
      <w:position w:val="-1"/>
      <w:sz w:val="22"/>
      <w:szCs w:val="22"/>
      <w:effect w:val="none"/>
      <w:vertAlign w:val="baseline"/>
      <w:cs w:val="0"/>
      <w:em w:val="none"/>
      <w:lang w:bidi="ar-SA" w:eastAsia="es-CO" w:val="es-CO"/>
    </w:rPr>
    <w:tblPr>
      <w:tblStyle w:val="TableNormal"/>
      <w:jc w:val="left"/>
    </w:tblPr>
  </w:style>
  <w:style w:type="paragraph" w:styleId="Título">
    <w:name w:val="Título"/>
    <w:basedOn w:val="Normal"/>
    <w:next w:val="Normal"/>
    <w:autoRedefine w:val="0"/>
    <w:hidden w:val="0"/>
    <w:qFormat w:val="0"/>
    <w:pPr>
      <w:keepNext w:val="1"/>
      <w:keepLines w:val="1"/>
      <w:suppressAutoHyphens w:val="1"/>
      <w:spacing w:after="60" w:line="276" w:lineRule="auto"/>
      <w:ind w:leftChars="-1" w:rightChars="0" w:firstLineChars="-1"/>
      <w:textDirection w:val="btLr"/>
      <w:textAlignment w:val="top"/>
      <w:outlineLvl w:val="0"/>
    </w:pPr>
    <w:rPr>
      <w:w w:val="100"/>
      <w:position w:val="-1"/>
      <w:sz w:val="52"/>
      <w:szCs w:val="52"/>
      <w:effect w:val="none"/>
      <w:vertAlign w:val="baseline"/>
      <w:cs w:val="0"/>
      <w:em w:val="none"/>
      <w:lang w:bidi="ar-SA" w:eastAsia="es-CO" w:val="es-CO"/>
    </w:rPr>
  </w:style>
  <w:style w:type="paragraph" w:styleId="Subtítulo">
    <w:name w:val="Subtítulo"/>
    <w:basedOn w:val="Normal"/>
    <w:next w:val="Normal"/>
    <w:autoRedefine w:val="0"/>
    <w:hidden w:val="0"/>
    <w:qFormat w:val="0"/>
    <w:pPr>
      <w:keepNext w:val="1"/>
      <w:keepLines w:val="1"/>
      <w:suppressAutoHyphens w:val="1"/>
      <w:spacing w:after="320" w:line="276" w:lineRule="auto"/>
      <w:ind w:leftChars="-1" w:rightChars="0" w:firstLineChars="-1"/>
      <w:textDirection w:val="btLr"/>
      <w:textAlignment w:val="top"/>
      <w:outlineLvl w:val="0"/>
    </w:pPr>
    <w:rPr>
      <w:color w:val="666666"/>
      <w:w w:val="100"/>
      <w:position w:val="-1"/>
      <w:sz w:val="30"/>
      <w:szCs w:val="30"/>
      <w:effect w:val="none"/>
      <w:vertAlign w:val="baseline"/>
      <w:cs w:val="0"/>
      <w:em w:val="none"/>
      <w:lang w:bidi="ar-SA" w:eastAsia="es-CO" w:val="es-CO"/>
    </w:rPr>
  </w:style>
  <w:style w:type="table" w:styleId="0">
    <w:name w:val=""/>
    <w:basedOn w:val="TableNormal"/>
    <w:next w:val="0"/>
    <w:autoRedefine w:val="0"/>
    <w:hidden w:val="0"/>
    <w:qFormat w:val="0"/>
    <w:pPr>
      <w:suppressAutoHyphens w:val="1"/>
      <w:spacing w:line="240" w:lineRule="auto"/>
      <w:ind w:leftChars="-1" w:rightChars="0" w:firstLineChars="-1"/>
      <w:textDirection w:val="btLr"/>
      <w:textAlignment w:val="top"/>
      <w:outlineLvl w:val="0"/>
    </w:pPr>
    <w:rPr>
      <w:b w:val="1"/>
      <w:w w:val="100"/>
      <w:position w:val="-1"/>
      <w:sz w:val="24"/>
      <w:szCs w:val="24"/>
      <w:effect w:val="none"/>
      <w:vertAlign w:val="baseline"/>
      <w:cs w:val="0"/>
      <w:em w:val="none"/>
      <w:lang w:bidi="ar-SA" w:eastAsia="es-CO" w:val="es-CO"/>
    </w:rPr>
    <w:tblPr>
      <w:tblStyle w:val="0"/>
      <w:tblStyleRowBandSize w:val="1"/>
      <w:tblStyleColBandSize w:val="1"/>
      <w:jc w:val="left"/>
      <w:tblCellMar>
        <w:top w:w="0.0" w:type="dxa"/>
        <w:left w:w="115.0" w:type="dxa"/>
        <w:bottom w:w="0.0" w:type="dxa"/>
        <w:right w:w="115.0" w:type="dxa"/>
      </w:tblCellMar>
    </w:tblPr>
  </w:style>
  <w:style w:type="table" w:styleId="1">
    <w:name w:val=""/>
    <w:basedOn w:val="TableNormal"/>
    <w:next w:val="1"/>
    <w:autoRedefine w:val="0"/>
    <w:hidden w:val="0"/>
    <w:qFormat w:val="0"/>
    <w:pPr>
      <w:suppressAutoHyphens w:val="1"/>
      <w:spacing w:line="240" w:lineRule="auto"/>
      <w:ind w:leftChars="-1" w:rightChars="0" w:firstLineChars="-1"/>
      <w:textDirection w:val="btLr"/>
      <w:textAlignment w:val="top"/>
      <w:outlineLvl w:val="0"/>
    </w:pPr>
    <w:rPr>
      <w:b w:val="1"/>
      <w:w w:val="100"/>
      <w:position w:val="-1"/>
      <w:sz w:val="24"/>
      <w:szCs w:val="24"/>
      <w:effect w:val="none"/>
      <w:vertAlign w:val="baseline"/>
      <w:cs w:val="0"/>
      <w:em w:val="none"/>
      <w:lang w:bidi="ar-SA" w:eastAsia="es-CO" w:val="es-CO"/>
    </w:rPr>
    <w:tblPr>
      <w:tblStyle w:val="1"/>
      <w:tblStyleRowBandSize w:val="1"/>
      <w:tblStyleColBandSize w:val="1"/>
      <w:jc w:val="left"/>
      <w:tblCellMar>
        <w:top w:w="0.0" w:type="dxa"/>
        <w:left w:w="115.0" w:type="dxa"/>
        <w:bottom w:w="0.0" w:type="dxa"/>
        <w:right w:w="115.0" w:type="dxa"/>
      </w:tblCellMar>
    </w:tblPr>
  </w:style>
  <w:style w:type="table" w:styleId="2">
    <w:name w:val=""/>
    <w:basedOn w:val="TableNormal"/>
    <w:next w:val="2"/>
    <w:autoRedefine w:val="0"/>
    <w:hidden w:val="0"/>
    <w:qFormat w:val="0"/>
    <w:pPr>
      <w:suppressAutoHyphens w:val="1"/>
      <w:spacing w:line="240" w:lineRule="auto"/>
      <w:ind w:leftChars="-1" w:rightChars="0" w:firstLineChars="-1"/>
      <w:textDirection w:val="btLr"/>
      <w:textAlignment w:val="top"/>
      <w:outlineLvl w:val="0"/>
    </w:pPr>
    <w:rPr>
      <w:b w:val="1"/>
      <w:w w:val="100"/>
      <w:position w:val="-1"/>
      <w:sz w:val="24"/>
      <w:szCs w:val="24"/>
      <w:effect w:val="none"/>
      <w:vertAlign w:val="baseline"/>
      <w:cs w:val="0"/>
      <w:em w:val="none"/>
      <w:lang w:bidi="ar-SA" w:eastAsia="es-CO" w:val="es-CO"/>
    </w:rPr>
    <w:tblPr>
      <w:tblStyle w:val="2"/>
      <w:tblStyleRowBandSize w:val="1"/>
      <w:tblStyleColBandSize w:val="1"/>
      <w:jc w:val="left"/>
      <w:tblCellMar>
        <w:top w:w="0.0" w:type="dxa"/>
        <w:left w:w="115.0" w:type="dxa"/>
        <w:bottom w:w="0.0" w:type="dxa"/>
        <w:right w:w="115.0" w:type="dxa"/>
      </w:tblCellMar>
    </w:tblPr>
  </w:style>
  <w:style w:type="table" w:styleId="3">
    <w:name w:val=""/>
    <w:basedOn w:val="TableNormal"/>
    <w:next w:val="3"/>
    <w:autoRedefine w:val="0"/>
    <w:hidden w:val="0"/>
    <w:qFormat w:val="0"/>
    <w:pPr>
      <w:suppressAutoHyphens w:val="1"/>
      <w:spacing w:line="240" w:lineRule="auto"/>
      <w:ind w:leftChars="-1" w:rightChars="0" w:firstLineChars="-1"/>
      <w:textDirection w:val="btLr"/>
      <w:textAlignment w:val="top"/>
      <w:outlineLvl w:val="0"/>
    </w:pPr>
    <w:rPr>
      <w:b w:val="1"/>
      <w:w w:val="100"/>
      <w:position w:val="-1"/>
      <w:sz w:val="24"/>
      <w:szCs w:val="24"/>
      <w:effect w:val="none"/>
      <w:vertAlign w:val="baseline"/>
      <w:cs w:val="0"/>
      <w:em w:val="none"/>
      <w:lang w:bidi="ar-SA" w:eastAsia="es-CO" w:val="es-CO"/>
    </w:rPr>
    <w:tblPr>
      <w:tblStyle w:val="3"/>
      <w:tblStyleRowBandSize w:val="1"/>
      <w:tblStyleColBandSize w:val="1"/>
      <w:jc w:val="left"/>
      <w:tblCellMar>
        <w:top w:w="0.0" w:type="dxa"/>
        <w:left w:w="115.0" w:type="dxa"/>
        <w:bottom w:w="0.0" w:type="dxa"/>
        <w:right w:w="115.0" w:type="dxa"/>
      </w:tblCellMar>
    </w:tblPr>
  </w:style>
  <w:style w:type="table" w:styleId="4">
    <w:name w:val=""/>
    <w:basedOn w:val="TableNormal"/>
    <w:next w:val="4"/>
    <w:autoRedefine w:val="0"/>
    <w:hidden w:val="0"/>
    <w:qFormat w:val="0"/>
    <w:pPr>
      <w:suppressAutoHyphens w:val="1"/>
      <w:spacing w:line="240" w:lineRule="auto"/>
      <w:ind w:leftChars="-1" w:rightChars="0" w:firstLineChars="-1"/>
      <w:textDirection w:val="btLr"/>
      <w:textAlignment w:val="top"/>
      <w:outlineLvl w:val="0"/>
    </w:pPr>
    <w:rPr>
      <w:b w:val="1"/>
      <w:w w:val="100"/>
      <w:position w:val="-1"/>
      <w:sz w:val="24"/>
      <w:szCs w:val="24"/>
      <w:effect w:val="none"/>
      <w:vertAlign w:val="baseline"/>
      <w:cs w:val="0"/>
      <w:em w:val="none"/>
      <w:lang w:bidi="ar-SA" w:eastAsia="es-CO" w:val="es-CO"/>
    </w:rPr>
    <w:tblPr>
      <w:tblStyle w:val="4"/>
      <w:tblStyleRowBandSize w:val="1"/>
      <w:tblStyleColBandSize w:val="1"/>
      <w:jc w:val="left"/>
      <w:tblCellMar>
        <w:top w:w="0.0" w:type="dxa"/>
        <w:left w:w="115.0" w:type="dxa"/>
        <w:bottom w:w="0.0" w:type="dxa"/>
        <w:right w:w="115.0" w:type="dxa"/>
      </w:tblCellMar>
    </w:tblPr>
  </w:style>
  <w:style w:type="table" w:styleId="5">
    <w:name w:val=""/>
    <w:basedOn w:val="TableNormal"/>
    <w:next w:val="5"/>
    <w:autoRedefine w:val="0"/>
    <w:hidden w:val="0"/>
    <w:qFormat w:val="0"/>
    <w:pPr>
      <w:suppressAutoHyphens w:val="1"/>
      <w:spacing w:line="240" w:lineRule="auto"/>
      <w:ind w:leftChars="-1" w:rightChars="0" w:firstLineChars="-1"/>
      <w:textDirection w:val="btLr"/>
      <w:textAlignment w:val="top"/>
      <w:outlineLvl w:val="0"/>
    </w:pPr>
    <w:rPr>
      <w:b w:val="1"/>
      <w:w w:val="100"/>
      <w:position w:val="-1"/>
      <w:sz w:val="24"/>
      <w:szCs w:val="24"/>
      <w:effect w:val="none"/>
      <w:vertAlign w:val="baseline"/>
      <w:cs w:val="0"/>
      <w:em w:val="none"/>
      <w:lang w:bidi="ar-SA" w:eastAsia="es-CO" w:val="es-CO"/>
    </w:rPr>
    <w:tblPr>
      <w:tblStyle w:val="5"/>
      <w:tblStyleRowBandSize w:val="1"/>
      <w:tblStyleColBandSize w:val="1"/>
      <w:jc w:val="left"/>
      <w:tblCellMar>
        <w:top w:w="0.0" w:type="dxa"/>
        <w:left w:w="115.0" w:type="dxa"/>
        <w:bottom w:w="0.0" w:type="dxa"/>
        <w:right w:w="115.0" w:type="dxa"/>
      </w:tblCellMar>
    </w:tblPr>
  </w:style>
  <w:style w:type="table" w:styleId="6">
    <w:name w:val=""/>
    <w:basedOn w:val="TableNormal"/>
    <w:next w:val="6"/>
    <w:autoRedefine w:val="0"/>
    <w:hidden w:val="0"/>
    <w:qFormat w:val="0"/>
    <w:pPr>
      <w:suppressAutoHyphens w:val="1"/>
      <w:spacing w:line="240" w:lineRule="auto"/>
      <w:ind w:leftChars="-1" w:rightChars="0" w:firstLineChars="-1"/>
      <w:textDirection w:val="btLr"/>
      <w:textAlignment w:val="top"/>
      <w:outlineLvl w:val="0"/>
    </w:pPr>
    <w:rPr>
      <w:b w:val="1"/>
      <w:w w:val="100"/>
      <w:position w:val="-1"/>
      <w:sz w:val="24"/>
      <w:szCs w:val="24"/>
      <w:effect w:val="none"/>
      <w:vertAlign w:val="baseline"/>
      <w:cs w:val="0"/>
      <w:em w:val="none"/>
      <w:lang w:bidi="ar-SA" w:eastAsia="es-CO" w:val="es-CO"/>
    </w:rPr>
    <w:tblPr>
      <w:tblStyle w:val="6"/>
      <w:tblStyleRowBandSize w:val="1"/>
      <w:tblStyleColBandSize w:val="1"/>
      <w:jc w:val="left"/>
      <w:tblCellMar>
        <w:top w:w="0.0" w:type="dxa"/>
        <w:left w:w="115.0" w:type="dxa"/>
        <w:bottom w:w="0.0" w:type="dxa"/>
        <w:right w:w="115.0" w:type="dxa"/>
      </w:tblCellMar>
    </w:tblPr>
  </w:style>
  <w:style w:type="table" w:styleId="7">
    <w:name w:val=""/>
    <w:basedOn w:val="TableNormal"/>
    <w:next w:val="7"/>
    <w:autoRedefine w:val="0"/>
    <w:hidden w:val="0"/>
    <w:qFormat w:val="0"/>
    <w:pPr>
      <w:suppressAutoHyphens w:val="1"/>
      <w:spacing w:line="240" w:lineRule="auto"/>
      <w:ind w:leftChars="-1" w:rightChars="0" w:firstLineChars="-1"/>
      <w:textDirection w:val="btLr"/>
      <w:textAlignment w:val="top"/>
      <w:outlineLvl w:val="0"/>
    </w:pPr>
    <w:rPr>
      <w:b w:val="1"/>
      <w:w w:val="100"/>
      <w:position w:val="-1"/>
      <w:sz w:val="24"/>
      <w:szCs w:val="24"/>
      <w:effect w:val="none"/>
      <w:vertAlign w:val="baseline"/>
      <w:cs w:val="0"/>
      <w:em w:val="none"/>
      <w:lang w:bidi="ar-SA" w:eastAsia="es-CO" w:val="es-CO"/>
    </w:rPr>
    <w:tblPr>
      <w:tblStyle w:val="7"/>
      <w:tblStyleRowBandSize w:val="1"/>
      <w:tblStyleColBandSize w:val="1"/>
      <w:jc w:val="left"/>
      <w:tblCellMar>
        <w:top w:w="0.0" w:type="dxa"/>
        <w:left w:w="115.0" w:type="dxa"/>
        <w:bottom w:w="0.0" w:type="dxa"/>
        <w:right w:w="115.0" w:type="dxa"/>
      </w:tblCellMar>
    </w:tblPr>
  </w:style>
  <w:style w:type="table" w:styleId="8">
    <w:name w:val=""/>
    <w:basedOn w:val="TableNormal"/>
    <w:next w:val="8"/>
    <w:autoRedefine w:val="0"/>
    <w:hidden w:val="0"/>
    <w:qFormat w:val="0"/>
    <w:pPr>
      <w:suppressAutoHyphens w:val="1"/>
      <w:spacing w:line="240" w:lineRule="auto"/>
      <w:ind w:leftChars="-1" w:rightChars="0" w:firstLineChars="-1"/>
      <w:textDirection w:val="btLr"/>
      <w:textAlignment w:val="top"/>
      <w:outlineLvl w:val="0"/>
    </w:pPr>
    <w:rPr>
      <w:b w:val="1"/>
      <w:w w:val="100"/>
      <w:position w:val="-1"/>
      <w:sz w:val="24"/>
      <w:szCs w:val="24"/>
      <w:effect w:val="none"/>
      <w:vertAlign w:val="baseline"/>
      <w:cs w:val="0"/>
      <w:em w:val="none"/>
      <w:lang w:bidi="ar-SA" w:eastAsia="es-CO" w:val="es-CO"/>
    </w:rPr>
    <w:tblPr>
      <w:tblStyle w:val="8"/>
      <w:tblStyleRowBandSize w:val="1"/>
      <w:tblStyleColBandSize w:val="1"/>
      <w:jc w:val="left"/>
      <w:tblCellMar>
        <w:top w:w="0.0" w:type="dxa"/>
        <w:left w:w="115.0" w:type="dxa"/>
        <w:bottom w:w="0.0" w:type="dxa"/>
        <w:right w:w="115.0" w:type="dxa"/>
      </w:tblCellMar>
    </w:tblPr>
  </w:style>
  <w:style w:type="table" w:styleId="9">
    <w:name w:val=""/>
    <w:basedOn w:val="TableNormal"/>
    <w:next w:val="9"/>
    <w:autoRedefine w:val="0"/>
    <w:hidden w:val="0"/>
    <w:qFormat w:val="0"/>
    <w:pPr>
      <w:suppressAutoHyphens w:val="1"/>
      <w:spacing w:line="240" w:lineRule="auto"/>
      <w:ind w:leftChars="-1" w:rightChars="0" w:firstLineChars="-1"/>
      <w:textDirection w:val="btLr"/>
      <w:textAlignment w:val="top"/>
      <w:outlineLvl w:val="0"/>
    </w:pPr>
    <w:rPr>
      <w:b w:val="1"/>
      <w:w w:val="100"/>
      <w:position w:val="-1"/>
      <w:sz w:val="24"/>
      <w:szCs w:val="24"/>
      <w:effect w:val="none"/>
      <w:vertAlign w:val="baseline"/>
      <w:cs w:val="0"/>
      <w:em w:val="none"/>
      <w:lang w:bidi="ar-SA" w:eastAsia="es-CO" w:val="es-CO"/>
    </w:rPr>
    <w:tblPr>
      <w:tblStyle w:val="9"/>
      <w:tblStyleRowBandSize w:val="1"/>
      <w:tblStyleColBandSize w:val="1"/>
      <w:jc w:val="left"/>
      <w:tblCellMar>
        <w:top w:w="0.0" w:type="dxa"/>
        <w:left w:w="115.0" w:type="dxa"/>
        <w:bottom w:w="0.0" w:type="dxa"/>
        <w:right w:w="115.0" w:type="dxa"/>
      </w:tblCellMar>
    </w:tblPr>
  </w:style>
  <w:style w:type="table" w:styleId="">
    <w:name w:val=""/>
    <w:basedOn w:val="TableNormal"/>
    <w:next w:val=""/>
    <w:autoRedefine w:val="0"/>
    <w:hidden w:val="0"/>
    <w:qFormat w:val="0"/>
    <w:pPr>
      <w:suppressAutoHyphens w:val="1"/>
      <w:spacing w:line="240" w:lineRule="auto"/>
      <w:ind w:leftChars="-1" w:rightChars="0" w:firstLineChars="-1"/>
      <w:textDirection w:val="btLr"/>
      <w:textAlignment w:val="top"/>
      <w:outlineLvl w:val="0"/>
    </w:pPr>
    <w:rPr>
      <w:b w:val="1"/>
      <w:w w:val="100"/>
      <w:position w:val="-1"/>
      <w:sz w:val="24"/>
      <w:szCs w:val="24"/>
      <w:effect w:val="none"/>
      <w:vertAlign w:val="baseline"/>
      <w:cs w:val="0"/>
      <w:em w:val="none"/>
      <w:lang w:bidi="ar-SA" w:eastAsia="es-CO" w:val="es-CO"/>
    </w:rPr>
    <w:tblPr>
      <w:tblStyle w:val=""/>
      <w:tblStyleRowBandSize w:val="1"/>
      <w:tblStyleColBandSize w:val="1"/>
      <w:jc w:val="left"/>
      <w:tblCellMar>
        <w:top w:w="0.0" w:type="dxa"/>
        <w:left w:w="115.0" w:type="dxa"/>
        <w:bottom w:w="0.0" w:type="dxa"/>
        <w:right w:w="115.0" w:type="dxa"/>
      </w:tblCellMar>
    </w:tblPr>
  </w:style>
  <w:style w:type="character" w:styleId="Hipervínculo">
    <w:name w:val="Hipervínculo"/>
    <w:next w:val="Hipervínculo"/>
    <w:autoRedefine w:val="0"/>
    <w:hidden w:val="0"/>
    <w:qFormat w:val="1"/>
    <w:rPr>
      <w:color w:val="0000ff"/>
      <w:w w:val="100"/>
      <w:position w:val="-1"/>
      <w:u w:val="single"/>
      <w:effect w:val="none"/>
      <w:vertAlign w:val="baseline"/>
      <w:cs w:val="0"/>
      <w:em w:val="none"/>
      <w:lang/>
    </w:rPr>
  </w:style>
  <w:style w:type="character" w:styleId="Menciónsinresolver">
    <w:name w:val="Mención sin resolver"/>
    <w:next w:val="Menciónsinresolver"/>
    <w:autoRedefine w:val="0"/>
    <w:hidden w:val="0"/>
    <w:qFormat w:val="1"/>
    <w:rPr>
      <w:color w:val="605e5c"/>
      <w:w w:val="100"/>
      <w:position w:val="-1"/>
      <w:effect w:val="none"/>
      <w:shd w:color="auto" w:fill="e1dfdd" w:val="clear"/>
      <w:vertAlign w:val="baseline"/>
      <w:cs w:val="0"/>
      <w:em w:val="none"/>
      <w:lang/>
    </w:rPr>
  </w:style>
  <w:style w:type="character" w:styleId="Título2Car">
    <w:name w:val="Título 2 Car"/>
    <w:next w:val="Título2Car"/>
    <w:autoRedefine w:val="0"/>
    <w:hidden w:val="0"/>
    <w:qFormat w:val="0"/>
    <w:rPr>
      <w:w w:val="100"/>
      <w:position w:val="-1"/>
      <w:sz w:val="32"/>
      <w:szCs w:val="32"/>
      <w:effect w:val="none"/>
      <w:vertAlign w:val="baseline"/>
      <w:cs w:val="0"/>
      <w:em w:val="none"/>
      <w:lang/>
    </w:rPr>
  </w:style>
  <w:style w:type="paragraph" w:styleId="Normal(Web)">
    <w:name w:val="Normal (Web)"/>
    <w:basedOn w:val="Normal"/>
    <w:next w:val="Normal(Web)"/>
    <w:autoRedefine w:val="0"/>
    <w:hidden w:val="0"/>
    <w:qFormat w:val="1"/>
    <w:pPr>
      <w:suppressAutoHyphens w:val="1"/>
      <w:spacing w:after="100" w:afterAutospacing="1" w:before="100" w:beforeAutospacing="1" w:line="240" w:lineRule="auto"/>
      <w:ind w:leftChars="-1" w:rightChars="0" w:firstLineChars="-1"/>
      <w:textDirection w:val="btLr"/>
      <w:textAlignment w:val="top"/>
      <w:outlineLvl w:val="0"/>
    </w:pPr>
    <w:rPr>
      <w:rFonts w:ascii="Times New Roman" w:cs="Times New Roman" w:eastAsia="Times New Roman" w:hAnsi="Times New Roman"/>
      <w:w w:val="100"/>
      <w:position w:val="-1"/>
      <w:sz w:val="24"/>
      <w:szCs w:val="24"/>
      <w:effect w:val="none"/>
      <w:vertAlign w:val="baseline"/>
      <w:cs w:val="0"/>
      <w:em w:val="none"/>
      <w:lang w:bidi="ar-SA" w:eastAsia="es-CO" w:val="es-CO"/>
    </w:rPr>
  </w:style>
  <w:style w:type="character" w:styleId="Textoennegrita">
    <w:name w:val="Texto en negrita"/>
    <w:next w:val="Textoennegrita"/>
    <w:autoRedefine w:val="0"/>
    <w:hidden w:val="0"/>
    <w:qFormat w:val="0"/>
    <w:rPr>
      <w:b w:val="1"/>
      <w:bCs w:val="1"/>
      <w:w w:val="100"/>
      <w:position w:val="-1"/>
      <w:effect w:val="none"/>
      <w:vertAlign w:val="baseline"/>
      <w:cs w:val="0"/>
      <w:em w:val="none"/>
      <w:lang/>
    </w:rPr>
  </w:style>
  <w:style w:type="character" w:styleId="Énfasis">
    <w:name w:val="Énfasis"/>
    <w:next w:val="Énfasis"/>
    <w:autoRedefine w:val="0"/>
    <w:hidden w:val="0"/>
    <w:qFormat w:val="0"/>
    <w:rPr>
      <w:i w:val="1"/>
      <w:iCs w:val="1"/>
      <w:w w:val="100"/>
      <w:position w:val="-1"/>
      <w:effect w:val="none"/>
      <w:vertAlign w:val="baseline"/>
      <w:cs w:val="0"/>
      <w:em w:val="none"/>
      <w:lang/>
    </w:rPr>
  </w:style>
  <w:style w:type="paragraph" w:styleId="Cuadrículamedia1-Énfasis2">
    <w:name w:val="Cuadrícula media 1 - Énfasis 2"/>
    <w:basedOn w:val="Normal"/>
    <w:next w:val="Cuadrículamedia1-Énfasis2"/>
    <w:autoRedefine w:val="0"/>
    <w:hidden w:val="0"/>
    <w:qFormat w:val="0"/>
    <w:pPr>
      <w:suppressAutoHyphens w:val="1"/>
      <w:spacing w:line="276" w:lineRule="auto"/>
      <w:ind w:left="708" w:leftChars="-1" w:rightChars="0" w:firstLineChars="-1"/>
      <w:textDirection w:val="btLr"/>
      <w:textAlignment w:val="top"/>
      <w:outlineLvl w:val="0"/>
    </w:pPr>
    <w:rPr>
      <w:w w:val="100"/>
      <w:position w:val="-1"/>
      <w:sz w:val="22"/>
      <w:szCs w:val="22"/>
      <w:effect w:val="none"/>
      <w:vertAlign w:val="baseline"/>
      <w:cs w:val="0"/>
      <w:em w:val="none"/>
      <w:lang w:bidi="ar-SA" w:eastAsia="es-CO" w:val="es-CO"/>
    </w:rPr>
  </w:style>
  <w:style w:type="paragraph" w:styleId="Default">
    <w:name w:val="Default"/>
    <w:next w:val="Default"/>
    <w:autoRedefine w:val="0"/>
    <w:hidden w:val="0"/>
    <w:qFormat w:val="0"/>
    <w:pPr>
      <w:suppressAutoHyphens w:val="1"/>
      <w:autoSpaceDE w:val="0"/>
      <w:autoSpaceDN w:val="0"/>
      <w:adjustRightInd w:val="0"/>
      <w:spacing w:after="200" w:line="276" w:lineRule="auto"/>
      <w:ind w:leftChars="-1" w:rightChars="0" w:firstLineChars="-1"/>
      <w:textDirection w:val="btLr"/>
      <w:textAlignment w:val="top"/>
      <w:outlineLvl w:val="0"/>
    </w:pPr>
    <w:rPr>
      <w:rFonts w:ascii="Times New Roman" w:cs="Calibri" w:eastAsia="Calibri" w:hAnsi="Times New Roman"/>
      <w:color w:val="000000"/>
      <w:w w:val="100"/>
      <w:position w:val="-1"/>
      <w:sz w:val="24"/>
      <w:szCs w:val="24"/>
      <w:effect w:val="none"/>
      <w:vertAlign w:val="baseline"/>
      <w:cs w:val="0"/>
      <w:em w:val="none"/>
      <w:lang w:bidi="ar-SA" w:eastAsia="es-CO" w:val="es-CO"/>
    </w:rPr>
  </w:style>
  <w:style w:type="character" w:styleId="Hipervínculovisitado">
    <w:name w:val="Hipervínculo visitado"/>
    <w:next w:val="Hipervínculovisitado"/>
    <w:autoRedefine w:val="0"/>
    <w:hidden w:val="0"/>
    <w:qFormat w:val="1"/>
    <w:rPr>
      <w:color w:val="954f72"/>
      <w:w w:val="100"/>
      <w:position w:val="-1"/>
      <w:u w:val="single"/>
      <w:effect w:val="none"/>
      <w:vertAlign w:val="baseline"/>
      <w:cs w:val="0"/>
      <w:em w:val="none"/>
      <w:lang/>
    </w:rPr>
  </w:style>
  <w:style w:type="table" w:styleId="Tablaconcuadrícula">
    <w:name w:val="Tabla con cuadrícula"/>
    <w:basedOn w:val="Tablanormal"/>
    <w:next w:val="Tablaconcuadrícula"/>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concuadrícula"/>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Texto de globo"/>
    <w:basedOn w:val="Normal"/>
    <w:next w:val="Textodeglobo"/>
    <w:autoRedefine w:val="0"/>
    <w:hidden w:val="0"/>
    <w:qFormat w:val="1"/>
    <w:pPr>
      <w:suppressAutoHyphens w:val="1"/>
      <w:spacing w:line="240" w:lineRule="auto"/>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s-CO" w:val="es-CO"/>
    </w:rPr>
  </w:style>
  <w:style w:type="character" w:styleId="TextodegloboCar">
    <w:name w:val="Texto de globo Car"/>
    <w:next w:val="TextodegloboCar"/>
    <w:autoRedefine w:val="0"/>
    <w:hidden w:val="0"/>
    <w:qFormat w:val="0"/>
    <w:rPr>
      <w:rFonts w:ascii="Tahoma" w:cs="Tahoma" w:hAnsi="Tahoma"/>
      <w:w w:val="100"/>
      <w:position w:val="-1"/>
      <w:sz w:val="16"/>
      <w:szCs w:val="16"/>
      <w:effect w:val="none"/>
      <w:vertAlign w:val="baseline"/>
      <w:cs w:val="0"/>
      <w:em w:val="none"/>
      <w:lang w:eastAsia="es-CO" w:val="es-CO"/>
    </w:rPr>
  </w:style>
  <w:style w:type="paragraph" w:styleId="Encabezado">
    <w:name w:val="Encabezado"/>
    <w:basedOn w:val="Normal"/>
    <w:next w:val="Encabezado"/>
    <w:autoRedefine w:val="0"/>
    <w:hidden w:val="0"/>
    <w:qFormat w:val="1"/>
    <w:pPr>
      <w:tabs>
        <w:tab w:val="center" w:leader="none" w:pos="4252"/>
        <w:tab w:val="right" w:leader="none" w:pos="8504"/>
      </w:tabs>
      <w:suppressAutoHyphens w:val="1"/>
      <w:spacing w:line="276" w:lineRule="auto"/>
      <w:ind w:leftChars="-1" w:rightChars="0" w:firstLineChars="-1"/>
      <w:textDirection w:val="btLr"/>
      <w:textAlignment w:val="top"/>
      <w:outlineLvl w:val="0"/>
    </w:pPr>
    <w:rPr>
      <w:w w:val="100"/>
      <w:position w:val="-1"/>
      <w:sz w:val="22"/>
      <w:szCs w:val="22"/>
      <w:effect w:val="none"/>
      <w:vertAlign w:val="baseline"/>
      <w:cs w:val="0"/>
      <w:em w:val="none"/>
      <w:lang w:bidi="ar-SA" w:eastAsia="es-CO" w:val="es-CO"/>
    </w:rPr>
  </w:style>
  <w:style w:type="character" w:styleId="EncabezadoCar">
    <w:name w:val="Encabezado Car"/>
    <w:next w:val="EncabezadoCar"/>
    <w:autoRedefine w:val="0"/>
    <w:hidden w:val="0"/>
    <w:qFormat w:val="0"/>
    <w:rPr>
      <w:w w:val="100"/>
      <w:position w:val="-1"/>
      <w:sz w:val="22"/>
      <w:szCs w:val="22"/>
      <w:effect w:val="none"/>
      <w:vertAlign w:val="baseline"/>
      <w:cs w:val="0"/>
      <w:em w:val="none"/>
      <w:lang w:eastAsia="es-CO" w:val="es-CO"/>
    </w:rPr>
  </w:style>
  <w:style w:type="paragraph" w:styleId="Piedepágina">
    <w:name w:val="Pie de página"/>
    <w:basedOn w:val="Normal"/>
    <w:next w:val="Piedepágina"/>
    <w:autoRedefine w:val="0"/>
    <w:hidden w:val="0"/>
    <w:qFormat w:val="1"/>
    <w:pPr>
      <w:tabs>
        <w:tab w:val="center" w:leader="none" w:pos="4252"/>
        <w:tab w:val="right" w:leader="none" w:pos="8504"/>
      </w:tabs>
      <w:suppressAutoHyphens w:val="1"/>
      <w:spacing w:line="276" w:lineRule="auto"/>
      <w:ind w:leftChars="-1" w:rightChars="0" w:firstLineChars="-1"/>
      <w:textDirection w:val="btLr"/>
      <w:textAlignment w:val="top"/>
      <w:outlineLvl w:val="0"/>
    </w:pPr>
    <w:rPr>
      <w:w w:val="100"/>
      <w:position w:val="-1"/>
      <w:sz w:val="22"/>
      <w:szCs w:val="22"/>
      <w:effect w:val="none"/>
      <w:vertAlign w:val="baseline"/>
      <w:cs w:val="0"/>
      <w:em w:val="none"/>
      <w:lang w:bidi="ar-SA" w:eastAsia="es-CO" w:val="es-CO"/>
    </w:rPr>
  </w:style>
  <w:style w:type="character" w:styleId="PiedepáginaCar">
    <w:name w:val="Pie de página Car"/>
    <w:next w:val="PiedepáginaCar"/>
    <w:autoRedefine w:val="0"/>
    <w:hidden w:val="0"/>
    <w:qFormat w:val="0"/>
    <w:rPr>
      <w:w w:val="100"/>
      <w:position w:val="-1"/>
      <w:sz w:val="22"/>
      <w:szCs w:val="22"/>
      <w:effect w:val="none"/>
      <w:vertAlign w:val="baseline"/>
      <w:cs w:val="0"/>
      <w:em w:val="none"/>
      <w:lang w:eastAsia="es-CO" w:val="es-CO"/>
    </w:rPr>
  </w:style>
  <w:style w:type="character" w:styleId="Ref.decomentario">
    <w:name w:val="Ref. de comentario"/>
    <w:next w:val="Ref.decomentario"/>
    <w:autoRedefine w:val="0"/>
    <w:hidden w:val="0"/>
    <w:qFormat w:val="1"/>
    <w:rPr>
      <w:w w:val="100"/>
      <w:position w:val="-1"/>
      <w:sz w:val="16"/>
      <w:szCs w:val="16"/>
      <w:effect w:val="none"/>
      <w:vertAlign w:val="baseline"/>
      <w:cs w:val="0"/>
      <w:em w:val="none"/>
      <w:lang/>
    </w:rPr>
  </w:style>
  <w:style w:type="paragraph" w:styleId="Textocomentario">
    <w:name w:val="Texto comentario"/>
    <w:basedOn w:val="Normal"/>
    <w:next w:val="Textocomentario"/>
    <w:autoRedefine w:val="0"/>
    <w:hidden w:val="0"/>
    <w:qFormat w:val="1"/>
    <w:pPr>
      <w:suppressAutoHyphens w:val="1"/>
      <w:spacing w:line="276" w:lineRule="auto"/>
      <w:ind w:leftChars="-1" w:rightChars="0" w:firstLineChars="-1"/>
      <w:textDirection w:val="btLr"/>
      <w:textAlignment w:val="top"/>
      <w:outlineLvl w:val="0"/>
    </w:pPr>
    <w:rPr>
      <w:w w:val="100"/>
      <w:position w:val="-1"/>
      <w:sz w:val="20"/>
      <w:szCs w:val="20"/>
      <w:effect w:val="none"/>
      <w:vertAlign w:val="baseline"/>
      <w:cs w:val="0"/>
      <w:em w:val="none"/>
      <w:lang w:bidi="ar-SA" w:eastAsia="es-CO" w:val="es-CO"/>
    </w:rPr>
  </w:style>
  <w:style w:type="character" w:styleId="TextocomentarioCar">
    <w:name w:val="Texto comentario Car"/>
    <w:basedOn w:val="Fuentedepárrafopredeter."/>
    <w:next w:val="TextocomentarioCar"/>
    <w:autoRedefine w:val="0"/>
    <w:hidden w:val="0"/>
    <w:qFormat w:val="0"/>
    <w:rPr>
      <w:w w:val="100"/>
      <w:position w:val="-1"/>
      <w:effect w:val="none"/>
      <w:vertAlign w:val="baseline"/>
      <w:cs w:val="0"/>
      <w:em w:val="none"/>
      <w:lang/>
    </w:rPr>
  </w:style>
  <w:style w:type="paragraph" w:styleId="Asuntodelcomentario">
    <w:name w:val="Asunto del comentario"/>
    <w:basedOn w:val="Textocomentario"/>
    <w:next w:val="Textocomentario"/>
    <w:autoRedefine w:val="0"/>
    <w:hidden w:val="0"/>
    <w:qFormat w:val="1"/>
    <w:pPr>
      <w:suppressAutoHyphens w:val="1"/>
      <w:spacing w:line="276" w:lineRule="auto"/>
      <w:ind w:leftChars="-1" w:rightChars="0" w:firstLineChars="-1"/>
      <w:textDirection w:val="btLr"/>
      <w:textAlignment w:val="top"/>
      <w:outlineLvl w:val="0"/>
    </w:pPr>
    <w:rPr>
      <w:b w:val="1"/>
      <w:bCs w:val="1"/>
      <w:w w:val="100"/>
      <w:position w:val="-1"/>
      <w:sz w:val="20"/>
      <w:szCs w:val="20"/>
      <w:effect w:val="none"/>
      <w:vertAlign w:val="baseline"/>
      <w:cs w:val="0"/>
      <w:em w:val="none"/>
      <w:lang w:bidi="ar-SA" w:eastAsia="es-CO" w:val="es-CO"/>
    </w:rPr>
  </w:style>
  <w:style w:type="character" w:styleId="AsuntodelcomentarioCar">
    <w:name w:val="Asunto del comentario Car"/>
    <w:next w:val="AsuntodelcomentarioCar"/>
    <w:autoRedefine w:val="0"/>
    <w:hidden w:val="0"/>
    <w:qFormat w:val="0"/>
    <w:rPr>
      <w:b w:val="1"/>
      <w:bCs w:val="1"/>
      <w:w w:val="100"/>
      <w:position w:val="-1"/>
      <w:effect w:val="none"/>
      <w:vertAlign w:val="baseline"/>
      <w:cs w:val="0"/>
      <w:em w:val="none"/>
      <w:lang/>
    </w:rPr>
  </w:style>
  <w:style w:type="paragraph" w:styleId="Sombreadovistoso-Énfasis1">
    <w:name w:val="Sombreado vistoso - Énfasis 1"/>
    <w:next w:val="Sombreadovistoso-Énfasis1"/>
    <w:autoRedefine w:val="0"/>
    <w:hidden w:val="0"/>
    <w:qFormat w:val="1"/>
    <w:pPr>
      <w:suppressAutoHyphens w:val="1"/>
      <w:spacing w:line="1" w:lineRule="atLeast"/>
      <w:ind w:leftChars="-1" w:rightChars="0" w:firstLineChars="-1"/>
      <w:textDirection w:val="btLr"/>
      <w:textAlignment w:val="top"/>
      <w:outlineLvl w:val="0"/>
    </w:pPr>
    <w:rPr>
      <w:w w:val="100"/>
      <w:position w:val="-1"/>
      <w:sz w:val="22"/>
      <w:szCs w:val="22"/>
      <w:effect w:val="none"/>
      <w:vertAlign w:val="baseline"/>
      <w:cs w:val="0"/>
      <w:em w:val="none"/>
      <w:lang w:bidi="ar-SA" w:eastAsia="es-CO" w:val="es-CO"/>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70.0" w:type="dxa"/>
        <w:bottom w:w="0.0" w:type="dxa"/>
        <w:right w:w="70.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70.0" w:type="dxa"/>
        <w:bottom w:w="0.0" w:type="dxa"/>
        <w:right w:w="70.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70.0" w:type="dxa"/>
        <w:bottom w:w="0.0" w:type="dxa"/>
        <w:right w:w="70.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84" Type="http://schemas.openxmlformats.org/officeDocument/2006/relationships/hyperlink" Target="https://www.shutterstock.com/es/image-vector/contract-pen-sticker-icons-icon-vector-1539101468" TargetMode="External"/><Relationship Id="rId42" Type="http://schemas.openxmlformats.org/officeDocument/2006/relationships/image" Target="media/image15.png"/><Relationship Id="rId89" Type="http://schemas.openxmlformats.org/officeDocument/2006/relationships/hyperlink" Target="http://www.ctcp.gov.co/proyectos/contabilidad-e-informacion-financiera/documentos-organismos-internacionales/compilacion-marcos-tecnicos-de-informacion-financi/1534363802-6328" TargetMode="External"/><Relationship Id="rId47" Type="http://schemas.openxmlformats.org/officeDocument/2006/relationships/image" Target="media/image47.png"/><Relationship Id="rId63" Type="http://schemas.openxmlformats.org/officeDocument/2006/relationships/hyperlink" Target="https://www.freepik.es/vector-gratis/hombre-negocios-mentor-entrega-presentacion-discurso_1311218.htm#page=1&amp;query=proyecci%C3%B3n&amp;position=2" TargetMode="External"/><Relationship Id="rId21" Type="http://schemas.openxmlformats.org/officeDocument/2006/relationships/image" Target="media/image36.png"/><Relationship Id="rId68" Type="http://schemas.openxmlformats.org/officeDocument/2006/relationships/hyperlink" Target="https://stock.adobe.com/es/images/id/341078872?as_campaign=Freepik&amp;as_content=api&amp;as_audience=404&amp;tduid=726daa94f91f9d7d5e0ac44133e514a5&amp;as_channel=affiliate&amp;as_campclass=redirect&amp;as_source=arvato" TargetMode="External"/><Relationship Id="rId16" Type="http://schemas.openxmlformats.org/officeDocument/2006/relationships/image" Target="media/image49.png"/><Relationship Id="rId74" Type="http://schemas.openxmlformats.org/officeDocument/2006/relationships/hyperlink" Target="https://www.freepik.es/vector-premium/plataforma-o-servicio-online-profesores-profesor-parado-frente-pizarra-trabajadores-escuelas-o-universidades-boleta-calificaciones-linea_10734272.htm" TargetMode="External"/><Relationship Id="rId32" Type="http://schemas.openxmlformats.org/officeDocument/2006/relationships/image" Target="media/image18.png"/><Relationship Id="rId79" Type="http://schemas.openxmlformats.org/officeDocument/2006/relationships/hyperlink" Target="https://www.shutterstock.com/es/image-vector/contract-pen-sticker-icons-icon-vector-1539101468" TargetMode="External"/><Relationship Id="rId37" Type="http://schemas.openxmlformats.org/officeDocument/2006/relationships/image" Target="media/image11.png"/><Relationship Id="rId53" Type="http://schemas.openxmlformats.org/officeDocument/2006/relationships/image" Target="media/image20.jpg"/><Relationship Id="rId11" Type="http://schemas.openxmlformats.org/officeDocument/2006/relationships/numbering" Target="numbering.xml"/><Relationship Id="rId58" Type="http://schemas.openxmlformats.org/officeDocument/2006/relationships/hyperlink" Target="https://www.freepik.es/vector-gratis/set-elementos-infografia_4173037.htm#page=1&amp;query=infografia&amp;position=10" TargetMode="External"/><Relationship Id="rId5" Type="http://schemas.openxmlformats.org/officeDocument/2006/relationships/image" Target="media/image2.png"/><Relationship Id="rId90" Type="http://schemas.openxmlformats.org/officeDocument/2006/relationships/hyperlink" Target="http://www.ebooks7-24.com.bdigital.sena.edu.co/?il=514" TargetMode="External"/><Relationship Id="rId95" Type="http://schemas.openxmlformats.org/officeDocument/2006/relationships/customXml" Target="../customXML/item2.xml"/><Relationship Id="rId43" Type="http://schemas.openxmlformats.org/officeDocument/2006/relationships/image" Target="media/image16.png"/><Relationship Id="rId48" Type="http://schemas.openxmlformats.org/officeDocument/2006/relationships/hyperlink" Target="https://elibro-net.bdigital.sena.edu.co/es/ereader/senavirtual/130247?page=279" TargetMode="External"/><Relationship Id="rId64" Type="http://schemas.openxmlformats.org/officeDocument/2006/relationships/image" Target="media/image21.jpg"/><Relationship Id="rId22" Type="http://schemas.openxmlformats.org/officeDocument/2006/relationships/image" Target="media/image22.png"/><Relationship Id="rId69" Type="http://schemas.openxmlformats.org/officeDocument/2006/relationships/image" Target="media/image28.jpg"/><Relationship Id="rId27" Type="http://schemas.openxmlformats.org/officeDocument/2006/relationships/image" Target="media/image39.png"/><Relationship Id="rId85" Type="http://schemas.openxmlformats.org/officeDocument/2006/relationships/hyperlink" Target="http://www.ctcp.gov.co/proyectos/contabilidad-e-informacion-financiera/documentos-organismos-internacionales/compilacion-marcos-tecnicos-de-informacion-financi/1534363802-6328" TargetMode="External"/><Relationship Id="rId80" Type="http://schemas.openxmlformats.org/officeDocument/2006/relationships/hyperlink" Target="https://www.ctcp.gov.co/proyectos/contabilidad-e-informacion-financiera/documentos-organismos-internacionales/compilacion-marcos-tecnicos-de-informacion-financi/1534363802-6328" TargetMode="External"/><Relationship Id="rId3" Type="http://schemas.openxmlformats.org/officeDocument/2006/relationships/image" Target="media/image3.png"/><Relationship Id="rId46" Type="http://schemas.openxmlformats.org/officeDocument/2006/relationships/image" Target="media/image46.png"/><Relationship Id="rId33" Type="http://schemas.openxmlformats.org/officeDocument/2006/relationships/image" Target="media/image23.png"/><Relationship Id="rId38" Type="http://schemas.openxmlformats.org/officeDocument/2006/relationships/image" Target="media/image12.png"/><Relationship Id="rId67" Type="http://schemas.openxmlformats.org/officeDocument/2006/relationships/image" Target="media/image26.png"/><Relationship Id="rId25" Type="http://schemas.openxmlformats.org/officeDocument/2006/relationships/image" Target="media/image40.png"/><Relationship Id="rId12" Type="http://schemas.openxmlformats.org/officeDocument/2006/relationships/styles" Target="styles.xml"/><Relationship Id="rId59" Type="http://schemas.openxmlformats.org/officeDocument/2006/relationships/hyperlink" Target="https://www.freepik.es/vector-gratis/set-elementos-infografia_4173037.htm#page=1&amp;query=infografia&amp;position=10" TargetMode="External"/><Relationship Id="rId17" Type="http://schemas.openxmlformats.org/officeDocument/2006/relationships/image" Target="media/image34.png"/><Relationship Id="rId83" Type="http://schemas.openxmlformats.org/officeDocument/2006/relationships/hyperlink" Target="https://stock.adobe.com/es/images/vector-infographic-label-template-with-icons-6-options-or-steps-infographics-for-business-concept-can-be-used-for-info-graphics-flow-charts-presentations-web-sites-banners-printed-materials/280615740?prev_url=detail" TargetMode="External"/><Relationship Id="rId41" Type="http://schemas.openxmlformats.org/officeDocument/2006/relationships/image" Target="media/image32.png"/><Relationship Id="rId88" Type="http://schemas.openxmlformats.org/officeDocument/2006/relationships/hyperlink" Target="https://ebookcentral-proquest-com.bdigital.sena.edu.co/lib/senavirtualsp/reader.action?docID=3197677" TargetMode="External"/><Relationship Id="rId75" Type="http://schemas.openxmlformats.org/officeDocument/2006/relationships/image" Target="media/image8.jpg"/><Relationship Id="rId70" Type="http://schemas.openxmlformats.org/officeDocument/2006/relationships/hyperlink" Target="https://stock.adobe.com/es/images/red-vector-banner-business-plan/321480336?prev_url=detail" TargetMode="External"/><Relationship Id="rId62" Type="http://schemas.openxmlformats.org/officeDocument/2006/relationships/image" Target="media/image9.png"/><Relationship Id="rId20" Type="http://schemas.openxmlformats.org/officeDocument/2006/relationships/image" Target="media/image29.png"/><Relationship Id="rId54" Type="http://schemas.openxmlformats.org/officeDocument/2006/relationships/hyperlink" Target="https://www.freepik.es/vector-gratis/set-elementos-infografia_4173037.htm#page=1&amp;query=infografia&amp;position=10" TargetMode="External"/><Relationship Id="rId91" Type="http://schemas.openxmlformats.org/officeDocument/2006/relationships/hyperlink" Target="https://www.ecoeediciones.com/wp-content/uploads/2017/06/Matematicas-Financieras-Aplicadas-6ta-Edici%C3%B3n.pdf" TargetMode="External"/><Relationship Id="rId96" Type="http://schemas.openxmlformats.org/officeDocument/2006/relationships/customXml" Target="../customXML/item3.xml"/><Relationship Id="rId1" Type="http://schemas.openxmlformats.org/officeDocument/2006/relationships/image" Target="media/image1.png"/><Relationship Id="rId6" Type="http://schemas.openxmlformats.org/officeDocument/2006/relationships/oleObject" Target="embeddings/oleObject2.bin"/><Relationship Id="rId49" Type="http://schemas.openxmlformats.org/officeDocument/2006/relationships/image" Target="media/image44.jpg"/><Relationship Id="rId36" Type="http://schemas.openxmlformats.org/officeDocument/2006/relationships/image" Target="media/image10.png"/><Relationship Id="rId23" Type="http://schemas.openxmlformats.org/officeDocument/2006/relationships/image" Target="media/image19.png"/><Relationship Id="rId28" Type="http://schemas.openxmlformats.org/officeDocument/2006/relationships/hyperlink" Target="http://www.ebooks7-24.com.bdigital.sena.edu.co/?il=3788" TargetMode="External"/><Relationship Id="rId57" Type="http://schemas.openxmlformats.org/officeDocument/2006/relationships/hyperlink" Target="https://www.freepik.es/vector-gratis/set-elementos-infografia_4173037.htm#page=1&amp;query=infografia&amp;position=10" TargetMode="External"/><Relationship Id="rId15" Type="http://schemas.openxmlformats.org/officeDocument/2006/relationships/image" Target="media/image48.png"/><Relationship Id="rId86" Type="http://schemas.openxmlformats.org/officeDocument/2006/relationships/hyperlink" Target="http://www.ctcp.gov.co/proyectos/contabilidad-e-informacion-financiera/documentos-organismos-internacionales/compilacion-marcos-tecnicos-de-informacion-financi/1534363802-6328" TargetMode="External"/><Relationship Id="rId44" Type="http://schemas.openxmlformats.org/officeDocument/2006/relationships/image" Target="media/image14.png"/><Relationship Id="rId81" Type="http://schemas.openxmlformats.org/officeDocument/2006/relationships/image" Target="media/image5.jpg"/><Relationship Id="rId73" Type="http://schemas.openxmlformats.org/officeDocument/2006/relationships/image" Target="media/image38.png"/><Relationship Id="rId31" Type="http://schemas.openxmlformats.org/officeDocument/2006/relationships/image" Target="media/image45.png"/><Relationship Id="rId78" Type="http://schemas.openxmlformats.org/officeDocument/2006/relationships/image" Target="media/image7.png"/><Relationship Id="rId65" Type="http://schemas.openxmlformats.org/officeDocument/2006/relationships/hyperlink" Target="https://stock.adobe.com/es/images/red-vector-banner-business-plan/272784071?prev_url=detail" TargetMode="External"/><Relationship Id="rId60" Type="http://schemas.openxmlformats.org/officeDocument/2006/relationships/hyperlink" Target="https://www.freepik.es/vector-gratis/set-elementos-infografia_4173037.htm#page=1&amp;query=infografia&amp;position=10" TargetMode="External"/><Relationship Id="rId94" Type="http://schemas.openxmlformats.org/officeDocument/2006/relationships/footer" Target="footer1.xml"/><Relationship Id="rId52" Type="http://schemas.openxmlformats.org/officeDocument/2006/relationships/hyperlink" Target="https://stock.adobe.com/es/images/financial-statements-analysis-implementing-business-solutions-vector-accounting-vector-illustration-flat-math-calculation-persons-concept-company-finance-and-tax-calculation/260746524?prev_url=detail" TargetMode="External"/><Relationship Id="rId10" Type="http://schemas.openxmlformats.org/officeDocument/2006/relationships/fontTable" Target="fontTable.xml"/><Relationship Id="rId4" Type="http://schemas.openxmlformats.org/officeDocument/2006/relationships/oleObject" Target="embeddings/oleObject3.bin"/><Relationship Id="rId9" Type="http://schemas.openxmlformats.org/officeDocument/2006/relationships/settings" Target="settings.xml"/><Relationship Id="rId39" Type="http://schemas.openxmlformats.org/officeDocument/2006/relationships/image" Target="media/image13.png"/><Relationship Id="rId13" Type="http://schemas.openxmlformats.org/officeDocument/2006/relationships/customXml" Target="../customXML/item1.xml"/><Relationship Id="rId18" Type="http://schemas.openxmlformats.org/officeDocument/2006/relationships/image" Target="media/image31.png"/><Relationship Id="rId76" Type="http://schemas.openxmlformats.org/officeDocument/2006/relationships/hyperlink" Target="https://www.freepik.es/vector-premium/diseno-infografias-linea-tiempo-cinco-pasos_8180142.htm" TargetMode="External"/><Relationship Id="rId34" Type="http://schemas.openxmlformats.org/officeDocument/2006/relationships/image" Target="media/image24.png"/><Relationship Id="rId50" Type="http://schemas.openxmlformats.org/officeDocument/2006/relationships/hyperlink" Target="https://www.freepik.es/vector-gratis/infografia-formacion-practicas_10632607.htm#page=1&amp;query=infografia&amp;position=20" TargetMode="External"/><Relationship Id="rId55" Type="http://schemas.openxmlformats.org/officeDocument/2006/relationships/hyperlink" Target="https://www.freepik.es/vector-gratis/set-elementos-infografia_4173037.htm#page=1&amp;query=infografia&amp;position=10" TargetMode="External"/><Relationship Id="rId97" Type="http://schemas.openxmlformats.org/officeDocument/2006/relationships/customXml" Target="../customXML/item4.xml"/><Relationship Id="rId7" Type="http://schemas.openxmlformats.org/officeDocument/2006/relationships/theme" Target="theme/theme1.xml"/><Relationship Id="rId71" Type="http://schemas.openxmlformats.org/officeDocument/2006/relationships/image" Target="media/image27.jpg"/><Relationship Id="rId92" Type="http://schemas.openxmlformats.org/officeDocument/2006/relationships/hyperlink" Target="https://elibro-net.bdigital.sena.edu.co/es/ereader/senavirtual/130247?page=279" TargetMode="External"/><Relationship Id="rId2" Type="http://schemas.openxmlformats.org/officeDocument/2006/relationships/oleObject" Target="embeddings/oleObject1.bin"/><Relationship Id="rId29" Type="http://schemas.openxmlformats.org/officeDocument/2006/relationships/image" Target="media/image37.png"/><Relationship Id="rId40" Type="http://schemas.openxmlformats.org/officeDocument/2006/relationships/image" Target="media/image42.png"/><Relationship Id="rId87" Type="http://schemas.openxmlformats.org/officeDocument/2006/relationships/hyperlink" Target="https://elibro-net.bdigital.sena.edu.co/es/ereader/senavirtual/130247?page=279" TargetMode="External"/><Relationship Id="rId45" Type="http://schemas.openxmlformats.org/officeDocument/2006/relationships/image" Target="media/image41.png"/><Relationship Id="rId66" Type="http://schemas.openxmlformats.org/officeDocument/2006/relationships/image" Target="media/image25.jpg"/><Relationship Id="rId24" Type="http://schemas.openxmlformats.org/officeDocument/2006/relationships/image" Target="media/image30.png"/><Relationship Id="rId82" Type="http://schemas.openxmlformats.org/officeDocument/2006/relationships/hyperlink" Target="https://stock.adobe.com/es/images/vector-infographic-label-template-with-icons-6-options-or-steps-infographics-for-business-concept-can-be-used-for-info-graphics-flow-charts-presentations-web-sites-banners-printed-materials/280615740?prev_url=detail" TargetMode="External"/><Relationship Id="rId61" Type="http://schemas.openxmlformats.org/officeDocument/2006/relationships/hyperlink" Target="https://www.freepik.es/vector-gratis/set-elementos-infografia_4173037.htm#page=1&amp;query=infografia&amp;position=10" TargetMode="External"/><Relationship Id="rId19" Type="http://schemas.openxmlformats.org/officeDocument/2006/relationships/image" Target="media/image50.png"/><Relationship Id="rId30" Type="http://schemas.openxmlformats.org/officeDocument/2006/relationships/image" Target="media/image35.png"/><Relationship Id="rId77" Type="http://schemas.openxmlformats.org/officeDocument/2006/relationships/hyperlink" Target="https://www.freepik.es/vector-gratis/hombre-negocios-mentor-entrega-presentacion-discurso_1311218.htm#page=1&amp;query=proyecci%C3%B3n&amp;posit" TargetMode="External"/><Relationship Id="rId35" Type="http://schemas.openxmlformats.org/officeDocument/2006/relationships/image" Target="media/image33.png"/><Relationship Id="rId56" Type="http://schemas.openxmlformats.org/officeDocument/2006/relationships/hyperlink" Target="https://www.freepik.es/vector-gratis/set-elementos-infografia_4173037.htm#page=1&amp;query=infografia&amp;position=10" TargetMode="External"/><Relationship Id="rId14" Type="http://schemas.microsoft.com/office/2011/relationships/commentsExtended" Target="commentsExtended.xml"/><Relationship Id="rId8" Type="http://schemas.openxmlformats.org/officeDocument/2006/relationships/comments" Target="comments.xml"/><Relationship Id="rId72" Type="http://schemas.openxmlformats.org/officeDocument/2006/relationships/hyperlink" Target="https://stock.adobe.com/es/images/infographics-4-steps/89534887?prev_url=detail" TargetMode="External"/><Relationship Id="rId51" Type="http://schemas.openxmlformats.org/officeDocument/2006/relationships/image" Target="media/image43.jpg"/><Relationship Id="rId93" Type="http://schemas.openxmlformats.org/officeDocument/2006/relationships/header" Target="header1.xml"/></Relationships>
</file>

<file path=word/_rels/footer1.xml.rels><?xml version="1.0" encoding="UTF-8" standalone="yes"?><Relationships xmlns="http://schemas.openxmlformats.org/package/2006/relationships"><Relationship Id="rId7" Type="http://schemas.openxmlformats.org/officeDocument/2006/relationships/image" Target="media/image6.png"/></Relationships>
</file>

<file path=word/_rels/header1.xml.rels><?xml version="1.0" encoding="UTF-8" standalone="yes"?><Relationships xmlns="http://schemas.openxmlformats.org/package/2006/relationships"><Relationship Id="rId7"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7"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9o/ZTeuhI3VhtbGxlS/JoIeruA==">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</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A9EEB10D-F687-4B82-AB0C-7C578F1EE7C3}"/>
</file>

<file path=customXML/itemProps3.xml><?xml version="1.0" encoding="utf-8"?>
<ds:datastoreItem xmlns:ds="http://schemas.openxmlformats.org/officeDocument/2006/customXml" ds:itemID="{643586CD-3107-4B34-8714-11FCBB3F5AB0}"/>
</file>

<file path=customXML/itemProps4.xml><?xml version="1.0" encoding="utf-8"?>
<ds:datastoreItem xmlns:ds="http://schemas.openxmlformats.org/officeDocument/2006/customXml" ds:itemID="{08427DCE-7BB3-40EC-B7AE-46D9B610887A}"/>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Patricia Mantilla</dc:creator>
  <dcterms:created xsi:type="dcterms:W3CDTF">2020-11-19T19:30:00Z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